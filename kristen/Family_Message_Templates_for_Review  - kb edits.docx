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52ACD" w14:textId="77777777" w:rsidR="0083242D" w:rsidRDefault="00000000">
      <w:pPr>
        <w:pStyle w:val="Heading1"/>
      </w:pPr>
      <w:bookmarkStart w:id="0" w:name="X8f2b06d6077e3a81f24c5f04d7c5789a46edd59"/>
      <w:r>
        <w:t>Aim 2: Family Message Templates and Summary Updates (DRAFT)</w:t>
      </w:r>
      <w:bookmarkEnd w:id="0"/>
    </w:p>
    <w:p w14:paraId="1E9B201F" w14:textId="77777777" w:rsidR="0083242D" w:rsidRDefault="00000000">
      <w:pPr>
        <w:pStyle w:val="BodyText"/>
      </w:pPr>
      <w:r>
        <w:t>Drafts for all three edits are below. Please mark up the wording (tone, length, sign-off); I'll wire it into the engine and test. Examples use a synthetic child (8 yr, 20 kg, levetiracetam); in the live tool the engine fills the doses from your ladder.</w:t>
      </w:r>
    </w:p>
    <w:p w14:paraId="402BFD63" w14:textId="77777777" w:rsidR="0083242D" w:rsidRDefault="00000000">
      <w:pPr>
        <w:pStyle w:val="Heading2"/>
      </w:pPr>
      <w:bookmarkStart w:id="1" w:name="X2386ed85bc9dee19e9a87592aaa5c2bc6cbbc39"/>
      <w:r>
        <w:t>1. Family message templates (neurologist to family)</w:t>
      </w:r>
      <w:bookmarkEnd w:id="1"/>
    </w:p>
    <w:p w14:paraId="72A482B2" w14:textId="77777777" w:rsidR="0083242D" w:rsidRDefault="00000000">
      <w:pPr>
        <w:pStyle w:val="FirstParagraph"/>
      </w:pPr>
      <w:r>
        <w:t xml:space="preserve">Each template is the neurologist speaking to the family, stating the recommendation with the dose. </w:t>
      </w:r>
      <w:r>
        <w:rPr>
          <w:rStyle w:val="VerbatimChar"/>
        </w:rPr>
        <w:t>[bracketed]</w:t>
      </w:r>
      <w:r>
        <w:t xml:space="preserve"> text is engine-filled or edited by you. Safety cases (spreading or blistering rash, prolonged or repeated seizures, breathing trouble, recent ER visit, and the emergent "switch plus urgent visit" cell) stay withheld for your urgent protocol.</w:t>
      </w:r>
    </w:p>
    <w:p w14:paraId="2C36EEA9" w14:textId="77777777" w:rsidR="0083242D" w:rsidRDefault="00000000">
      <w:pPr>
        <w:pStyle w:val="Heading3"/>
      </w:pPr>
      <w:bookmarkStart w:id="2" w:name="Xfb6730c9aca3adc4759974ebc072c24892dd6ab"/>
      <w:r>
        <w:t xml:space="preserve">A1. Continue titration on schedule </w:t>
      </w:r>
      <w:r>
        <w:rPr>
          <w:i/>
        </w:rPr>
        <w:t>(still titrating; mild or no side effects)</w:t>
      </w:r>
      <w:bookmarkEnd w:id="2"/>
    </w:p>
    <w:p w14:paraId="526E96F2" w14:textId="494A7E5E" w:rsidR="0083242D" w:rsidDel="00AA7C1F" w:rsidRDefault="00000000">
      <w:pPr>
        <w:pStyle w:val="BlockText"/>
        <w:rPr>
          <w:del w:id="3" w:author="Kristen Barbour" w:date="2026-07-27T15:30:00Z" w16du:dateUtc="2026-07-27T22:30:00Z"/>
        </w:rPr>
      </w:pPr>
      <w:del w:id="4" w:author="Kristen Barbour" w:date="2026-07-27T15:30:00Z" w16du:dateUtc="2026-07-27T22:30:00Z">
        <w:r w:rsidDel="00AA7C1F">
          <w:delText>Dear [parent/guardian],</w:delText>
        </w:r>
      </w:del>
    </w:p>
    <w:p w14:paraId="287A85CD" w14:textId="097F932B" w:rsidR="00AA7C1F" w:rsidRDefault="00000000">
      <w:pPr>
        <w:pStyle w:val="BlockText"/>
        <w:rPr>
          <w:ins w:id="5" w:author="Kristen Barbour" w:date="2026-07-27T15:29:00Z" w16du:dateUtc="2026-07-27T22:29:00Z"/>
        </w:rPr>
      </w:pPr>
      <w:r>
        <w:t>Thank you for the update</w:t>
      </w:r>
      <w:ins w:id="6" w:author="Kristen Barbour" w:date="2026-07-27T15:30:00Z" w16du:dateUtc="2026-07-27T22:30:00Z">
        <w:r w:rsidR="00AA7C1F">
          <w:t>.</w:t>
        </w:r>
      </w:ins>
      <w:del w:id="7" w:author="Kristen Barbour" w:date="2026-07-27T15:30:00Z" w16du:dateUtc="2026-07-27T22:30:00Z">
        <w:r w:rsidDel="00AA7C1F">
          <w:delText xml:space="preserve"> on [child]. </w:delText>
        </w:r>
      </w:del>
    </w:p>
    <w:p w14:paraId="77A19BAD" w14:textId="44E584CA" w:rsidR="0083242D" w:rsidRDefault="00000000">
      <w:pPr>
        <w:pStyle w:val="BlockText"/>
      </w:pPr>
      <w:del w:id="8" w:author="Kristen Barbour" w:date="2026-07-27T15:29:00Z" w16du:dateUtc="2026-07-27T22:29:00Z">
        <w:r w:rsidDel="00AA7C1F">
          <w:delText>Things are moving in the right direction, so p</w:delText>
        </w:r>
      </w:del>
      <w:ins w:id="9" w:author="Kristen Barbour" w:date="2026-07-27T15:29:00Z" w16du:dateUtc="2026-07-27T22:29:00Z">
        <w:r w:rsidR="00AA7C1F">
          <w:t>P</w:t>
        </w:r>
      </w:ins>
      <w:r>
        <w:t xml:space="preserve">lease continue the current plan and keep increasing </w:t>
      </w:r>
      <w:del w:id="10" w:author="Kristen Barbour" w:date="2026-07-27T15:29:00Z" w16du:dateUtc="2026-07-27T22:29:00Z">
        <w:r w:rsidDel="00AA7C1F">
          <w:delText xml:space="preserve">the </w:delText>
        </w:r>
      </w:del>
      <w:r>
        <w:t>[medicine] on the schedule we already set</w:t>
      </w:r>
      <w:del w:id="11" w:author="Kristen Barbour" w:date="2026-07-27T15:31:00Z" w16du:dateUtc="2026-07-27T22:31:00Z">
        <w:r w:rsidDel="00AA7C1F">
          <w:delText>, working toward the goal dose of [goal dose]</w:delText>
        </w:r>
      </w:del>
      <w:r>
        <w:t xml:space="preserve">. No </w:t>
      </w:r>
      <w:del w:id="12" w:author="Kristen Barbour" w:date="2026-07-27T15:31:00Z" w16du:dateUtc="2026-07-27T22:31:00Z">
        <w:r w:rsidDel="00AA7C1F">
          <w:delText xml:space="preserve">extra </w:delText>
        </w:r>
      </w:del>
      <w:r>
        <w:t xml:space="preserve">changes </w:t>
      </w:r>
      <w:ins w:id="13" w:author="Kristen Barbour" w:date="2026-07-27T15:31:00Z" w16du:dateUtc="2026-07-27T22:31:00Z">
        <w:r w:rsidR="00AA7C1F">
          <w:t xml:space="preserve">to that plan </w:t>
        </w:r>
      </w:ins>
      <w:r>
        <w:t>are needed right now.</w:t>
      </w:r>
    </w:p>
    <w:p w14:paraId="0DDE2CEB" w14:textId="1B2BEB4B" w:rsidR="0083242D" w:rsidRDefault="00000000">
      <w:pPr>
        <w:pStyle w:val="BlockText"/>
      </w:pPr>
      <w:del w:id="14" w:author="Kristen Barbour" w:date="2026-07-27T15:30:00Z" w16du:dateUtc="2026-07-27T22:30:00Z">
        <w:r w:rsidDel="00AA7C1F">
          <w:delText xml:space="preserve">We'll check in again with a </w:delText>
        </w:r>
      </w:del>
      <w:ins w:id="15" w:author="Kristen Barbour" w:date="2026-07-27T15:32:00Z" w16du:dateUtc="2026-07-27T22:32:00Z">
        <w:r w:rsidR="00AA7C1F">
          <w:t>Can you s</w:t>
        </w:r>
      </w:ins>
      <w:ins w:id="16" w:author="Kristen Barbour" w:date="2026-07-27T15:30:00Z" w16du:dateUtc="2026-07-27T22:30:00Z">
        <w:r w:rsidR="00AA7C1F">
          <w:t xml:space="preserve">end </w:t>
        </w:r>
      </w:ins>
      <w:ins w:id="17" w:author="Kristen Barbour" w:date="2026-07-27T15:33:00Z" w16du:dateUtc="2026-07-27T22:33:00Z">
        <w:r w:rsidR="00AA7C1F">
          <w:t xml:space="preserve">me </w:t>
        </w:r>
      </w:ins>
      <w:ins w:id="18" w:author="Kristen Barbour" w:date="2026-07-27T15:32:00Z" w16du:dateUtc="2026-07-27T22:32:00Z">
        <w:r w:rsidR="00AA7C1F">
          <w:t>an</w:t>
        </w:r>
      </w:ins>
      <w:ins w:id="19" w:author="Kristen Barbour" w:date="2026-07-27T15:33:00Z" w16du:dateUtc="2026-07-27T22:33:00Z">
        <w:r w:rsidR="00AA7C1F">
          <w:t>other</w:t>
        </w:r>
      </w:ins>
      <w:ins w:id="20" w:author="Kristen Barbour" w:date="2026-07-27T15:32:00Z" w16du:dateUtc="2026-07-27T22:32:00Z">
        <w:r w:rsidR="00AA7C1F">
          <w:t xml:space="preserve"> </w:t>
        </w:r>
      </w:ins>
      <w:del w:id="21" w:author="Kristen Barbour" w:date="2026-07-27T15:30:00Z" w16du:dateUtc="2026-07-27T22:30:00Z">
        <w:r w:rsidDel="00AA7C1F">
          <w:delText xml:space="preserve">short </w:delText>
        </w:r>
      </w:del>
      <w:del w:id="22" w:author="Kristen Barbour" w:date="2026-07-27T15:33:00Z" w16du:dateUtc="2026-07-27T22:33:00Z">
        <w:r w:rsidDel="00AA7C1F">
          <w:delText xml:space="preserve">online </w:delText>
        </w:r>
      </w:del>
      <w:r>
        <w:t xml:space="preserve">update in about 4 weeks. </w:t>
      </w:r>
      <w:del w:id="23" w:author="Kristen Barbour" w:date="2026-07-27T15:30:00Z" w16du:dateUtc="2026-07-27T22:30:00Z">
        <w:r w:rsidDel="00AA7C1F">
          <w:delText>If the seizures become longer, more frequent, or look different, or new side effects appear, please contact the clinic.</w:delText>
        </w:r>
      </w:del>
    </w:p>
    <w:p w14:paraId="1F6DEA98" w14:textId="171E6676" w:rsidR="0083242D" w:rsidDel="00AA7C1F" w:rsidRDefault="00000000">
      <w:pPr>
        <w:pStyle w:val="BlockText"/>
        <w:rPr>
          <w:del w:id="24" w:author="Kristen Barbour" w:date="2026-07-27T15:31:00Z" w16du:dateUtc="2026-07-27T22:31:00Z"/>
        </w:rPr>
      </w:pPr>
      <w:del w:id="25" w:author="Kristen Barbour" w:date="2026-07-27T15:31:00Z" w16du:dateUtc="2026-07-27T22:31:00Z">
        <w:r w:rsidDel="00AA7C1F">
          <w:delText>Dr. [Name]</w:delText>
        </w:r>
      </w:del>
    </w:p>
    <w:p w14:paraId="56CD9E09" w14:textId="77777777" w:rsidR="0083242D" w:rsidRDefault="00000000">
      <w:pPr>
        <w:pStyle w:val="Heading3"/>
      </w:pPr>
      <w:bookmarkStart w:id="26" w:name="Xe754fcf1449cc0b3a2508305c071c922f127043"/>
      <w:r>
        <w:t xml:space="preserve">A2. Stay at the current dose </w:t>
      </w:r>
      <w:r>
        <w:rPr>
          <w:i/>
        </w:rPr>
        <w:t>(holding period, or stable and seizure-free)</w:t>
      </w:r>
      <w:bookmarkEnd w:id="26"/>
    </w:p>
    <w:p w14:paraId="2934B0CA" w14:textId="2DAE0A88" w:rsidR="0083242D" w:rsidDel="00AA7C1F" w:rsidRDefault="00000000">
      <w:pPr>
        <w:pStyle w:val="BlockText"/>
        <w:rPr>
          <w:del w:id="27" w:author="Kristen Barbour" w:date="2026-07-27T15:31:00Z" w16du:dateUtc="2026-07-27T22:31:00Z"/>
        </w:rPr>
      </w:pPr>
      <w:del w:id="28" w:author="Kristen Barbour" w:date="2026-07-27T15:31:00Z" w16du:dateUtc="2026-07-27T22:31:00Z">
        <w:r w:rsidDel="00AA7C1F">
          <w:delText>Dear [parent/guardian],</w:delText>
        </w:r>
      </w:del>
    </w:p>
    <w:p w14:paraId="656EEFFA" w14:textId="23E3B934" w:rsidR="0083242D" w:rsidRDefault="00000000">
      <w:pPr>
        <w:pStyle w:val="BlockText"/>
      </w:pPr>
      <w:r>
        <w:t>Thank you for the update</w:t>
      </w:r>
      <w:del w:id="29" w:author="Kristen Barbour" w:date="2026-07-27T15:31:00Z" w16du:dateUtc="2026-07-27T22:31:00Z">
        <w:r w:rsidDel="00AA7C1F">
          <w:delText xml:space="preserve"> on [child]</w:delText>
        </w:r>
      </w:del>
      <w:r>
        <w:t xml:space="preserve">. </w:t>
      </w:r>
      <w:del w:id="30" w:author="Kristen Barbour" w:date="2026-07-27T15:32:00Z" w16du:dateUtc="2026-07-27T22:32:00Z">
        <w:r w:rsidDel="00AA7C1F">
          <w:delText xml:space="preserve">For now, please keep [child] on the current [medicine] dose of [current dose]. </w:delText>
        </w:r>
      </w:del>
      <w:ins w:id="31" w:author="Kristen Barbour" w:date="2026-07-27T15:33:00Z" w16du:dateUtc="2026-07-27T22:33:00Z">
        <w:r w:rsidR="00AA7C1F">
          <w:t>You can continue</w:t>
        </w:r>
      </w:ins>
      <w:ins w:id="32" w:author="Kristen Barbour" w:date="2026-07-27T15:32:00Z" w16du:dateUtc="2026-07-27T22:32:00Z">
        <w:r w:rsidR="00AA7C1F">
          <w:t xml:space="preserve"> the same medication dose with n</w:t>
        </w:r>
      </w:ins>
      <w:del w:id="33" w:author="Kristen Barbour" w:date="2026-07-27T15:32:00Z" w16du:dateUtc="2026-07-27T22:32:00Z">
        <w:r w:rsidDel="00AA7C1F">
          <w:delText>N</w:delText>
        </w:r>
      </w:del>
      <w:proofErr w:type="gramStart"/>
      <w:r>
        <w:t>o change</w:t>
      </w:r>
      <w:proofErr w:type="gramEnd"/>
      <w:r>
        <w:t xml:space="preserve"> </w:t>
      </w:r>
      <w:ins w:id="34" w:author="Kristen Barbour" w:date="2026-07-27T15:33:00Z" w16du:dateUtc="2026-07-27T22:33:00Z">
        <w:r w:rsidR="00AA7C1F">
          <w:t>right now</w:t>
        </w:r>
      </w:ins>
      <w:del w:id="35" w:author="Kristen Barbour" w:date="2026-07-27T15:33:00Z" w16du:dateUtc="2026-07-27T22:33:00Z">
        <w:r w:rsidDel="00AA7C1F">
          <w:delText>this time</w:delText>
        </w:r>
      </w:del>
      <w:del w:id="36" w:author="Kristen Barbour" w:date="2026-07-27T15:32:00Z" w16du:dateUtc="2026-07-27T22:32:00Z">
        <w:r w:rsidDel="00AA7C1F">
          <w:delText>; [child] is doing well enough that I don't want to change anything right now.</w:delText>
        </w:r>
      </w:del>
      <w:ins w:id="37" w:author="Kristen Barbour" w:date="2026-07-27T15:32:00Z" w16du:dateUtc="2026-07-27T22:32:00Z">
        <w:r w:rsidR="00AA7C1F">
          <w:t>.</w:t>
        </w:r>
      </w:ins>
    </w:p>
    <w:p w14:paraId="23001F09" w14:textId="77777777" w:rsidR="00AA7C1F" w:rsidRDefault="00AA7C1F" w:rsidP="00AA7C1F">
      <w:pPr>
        <w:pStyle w:val="BlockText"/>
        <w:rPr>
          <w:ins w:id="38" w:author="Kristen Barbour" w:date="2026-07-27T15:33:00Z" w16du:dateUtc="2026-07-27T22:33:00Z"/>
        </w:rPr>
      </w:pPr>
      <w:ins w:id="39" w:author="Kristen Barbour" w:date="2026-07-27T15:33:00Z" w16du:dateUtc="2026-07-27T22:33:00Z">
        <w:r>
          <w:t xml:space="preserve">Can you send me another update in about 4 weeks. </w:t>
        </w:r>
      </w:ins>
    </w:p>
    <w:p w14:paraId="6BF9254E" w14:textId="53DEBCDC" w:rsidR="0083242D" w:rsidDel="00AA7C1F" w:rsidRDefault="00000000">
      <w:pPr>
        <w:pStyle w:val="BlockText"/>
        <w:rPr>
          <w:del w:id="40" w:author="Kristen Barbour" w:date="2026-07-27T15:33:00Z" w16du:dateUtc="2026-07-27T22:33:00Z"/>
        </w:rPr>
      </w:pPr>
      <w:del w:id="41" w:author="Kristen Barbour" w:date="2026-07-27T15:33:00Z" w16du:dateUtc="2026-07-27T22:33:00Z">
        <w:r w:rsidDel="00AA7C1F">
          <w:delText>We'll check in again in about 4 weeks. Please contact the clinic if seizures change or side effects appear.</w:delText>
        </w:r>
      </w:del>
    </w:p>
    <w:p w14:paraId="50191938" w14:textId="7C09ACDA" w:rsidR="0083242D" w:rsidDel="00AA7C1F" w:rsidRDefault="00000000">
      <w:pPr>
        <w:pStyle w:val="BlockText"/>
        <w:rPr>
          <w:del w:id="42" w:author="Kristen Barbour" w:date="2026-07-27T15:31:00Z" w16du:dateUtc="2026-07-27T22:31:00Z"/>
        </w:rPr>
      </w:pPr>
      <w:del w:id="43" w:author="Kristen Barbour" w:date="2026-07-27T15:31:00Z" w16du:dateUtc="2026-07-27T22:31:00Z">
        <w:r w:rsidDel="00AA7C1F">
          <w:delText>Dr. [Name]</w:delText>
        </w:r>
      </w:del>
    </w:p>
    <w:p w14:paraId="6DE96B28" w14:textId="77777777" w:rsidR="0083242D" w:rsidRDefault="00000000">
      <w:pPr>
        <w:pStyle w:val="Heading3"/>
      </w:pPr>
      <w:bookmarkStart w:id="44" w:name="b1-increase-by-one-step"/>
      <w:r>
        <w:t>B1. Increase by one step</w:t>
      </w:r>
      <w:bookmarkEnd w:id="44"/>
    </w:p>
    <w:p w14:paraId="2EC0DA5D" w14:textId="7D317ED3" w:rsidR="0083242D" w:rsidDel="00AA7C1F" w:rsidRDefault="00000000">
      <w:pPr>
        <w:pStyle w:val="BlockText"/>
        <w:rPr>
          <w:del w:id="45" w:author="Kristen Barbour" w:date="2026-07-27T15:33:00Z" w16du:dateUtc="2026-07-27T22:33:00Z"/>
        </w:rPr>
      </w:pPr>
      <w:del w:id="46" w:author="Kristen Barbour" w:date="2026-07-27T15:33:00Z" w16du:dateUtc="2026-07-27T22:33:00Z">
        <w:r w:rsidDel="00AA7C1F">
          <w:delText>Dear [parent/guardian],</w:delText>
        </w:r>
      </w:del>
    </w:p>
    <w:p w14:paraId="3785ECCA" w14:textId="014E40AD" w:rsidR="0083242D" w:rsidRDefault="00000000">
      <w:pPr>
        <w:pStyle w:val="BlockText"/>
      </w:pPr>
      <w:r>
        <w:t>Thank you for the update</w:t>
      </w:r>
      <w:del w:id="47" w:author="Kristen Barbour" w:date="2026-07-27T15:33:00Z" w16du:dateUtc="2026-07-27T22:33:00Z">
        <w:r w:rsidDel="00AA7C1F">
          <w:delText xml:space="preserve"> on [child]</w:delText>
        </w:r>
      </w:del>
      <w:r>
        <w:t xml:space="preserve">. </w:t>
      </w:r>
      <w:del w:id="48" w:author="Kristen Barbour" w:date="2026-07-27T15:44:00Z" w16du:dateUtc="2026-07-27T22:44:00Z">
        <w:r w:rsidDel="0050452D">
          <w:delText>Based on your answers</w:delText>
        </w:r>
      </w:del>
      <w:ins w:id="49" w:author="Kristen Barbour" w:date="2026-07-27T15:44:00Z" w16du:dateUtc="2026-07-27T22:44:00Z">
        <w:r w:rsidR="0050452D">
          <w:t xml:space="preserve">To </w:t>
        </w:r>
      </w:ins>
      <w:ins w:id="50" w:author="Kristen Barbour" w:date="2026-07-27T15:45:00Z" w16du:dateUtc="2026-07-27T22:45:00Z">
        <w:r w:rsidR="0050452D">
          <w:t>help with</w:t>
        </w:r>
      </w:ins>
      <w:ins w:id="51" w:author="Kristen Barbour" w:date="2026-07-27T15:44:00Z" w16du:dateUtc="2026-07-27T22:44:00Z">
        <w:r w:rsidR="0050452D">
          <w:t xml:space="preserve"> seizures</w:t>
        </w:r>
      </w:ins>
      <w:r>
        <w:t xml:space="preserve">, please increase </w:t>
      </w:r>
      <w:del w:id="52" w:author="Kristen Barbour" w:date="2026-07-27T15:34:00Z" w16du:dateUtc="2026-07-27T22:34:00Z">
        <w:r w:rsidDel="00AA7C1F">
          <w:delText>[child]'</w:delText>
        </w:r>
      </w:del>
      <w:del w:id="53" w:author="Kristen Barbour" w:date="2026-07-27T15:40:00Z" w16du:dateUtc="2026-07-27T22:40:00Z">
        <w:r w:rsidDel="0050452D">
          <w:delText xml:space="preserve">s </w:delText>
        </w:r>
      </w:del>
      <w:r>
        <w:t xml:space="preserve">[medicine] to [new </w:t>
      </w:r>
      <w:del w:id="54" w:author="Kristen Barbour" w:date="2026-07-27T15:35:00Z" w16du:dateUtc="2026-07-27T22:35:00Z">
        <w:r w:rsidDel="00AA7C1F">
          <w:delText>dose] (about [</w:delText>
        </w:r>
      </w:del>
      <w:r>
        <w:t xml:space="preserve">per-dose] </w:t>
      </w:r>
      <w:del w:id="55" w:author="Kristen Barbour" w:date="2026-07-27T15:35:00Z" w16du:dateUtc="2026-07-27T22:35:00Z">
        <w:r w:rsidDel="00AA7C1F">
          <w:delText xml:space="preserve">taken </w:delText>
        </w:r>
      </w:del>
      <w:r>
        <w:t>[frequency]</w:t>
      </w:r>
      <w:del w:id="56" w:author="Kristen Barbour" w:date="2026-07-27T15:35:00Z" w16du:dateUtc="2026-07-27T22:35:00Z">
        <w:r w:rsidDel="00AA7C1F">
          <w:delText>) and stay at this dose</w:delText>
        </w:r>
      </w:del>
      <w:r>
        <w:t>.</w:t>
      </w:r>
    </w:p>
    <w:p w14:paraId="27D9D468" w14:textId="2DED9A6F" w:rsidR="0083242D" w:rsidDel="00AA7C1F" w:rsidRDefault="00000000">
      <w:pPr>
        <w:pStyle w:val="BlockText"/>
        <w:rPr>
          <w:del w:id="57" w:author="Kristen Barbour" w:date="2026-07-27T15:36:00Z" w16du:dateUtc="2026-07-27T22:36:00Z"/>
        </w:rPr>
      </w:pPr>
      <w:del w:id="58" w:author="Kristen Barbour" w:date="2026-07-27T15:36:00Z" w16du:dateUtc="2026-07-27T22:36:00Z">
        <w:r w:rsidDel="00AA7C1F">
          <w:delText>If you have any questions before increasing, contact the clinic. If [child] has a longer or different seizure, a rash, or side effects that worry you, contact us right away.</w:delText>
        </w:r>
      </w:del>
    </w:p>
    <w:p w14:paraId="1C4A269E" w14:textId="77777777" w:rsidR="00AA7C1F" w:rsidRDefault="00AA7C1F" w:rsidP="00AA7C1F">
      <w:pPr>
        <w:pStyle w:val="BlockText"/>
        <w:rPr>
          <w:ins w:id="59" w:author="Kristen Barbour" w:date="2026-07-27T15:36:00Z" w16du:dateUtc="2026-07-27T22:36:00Z"/>
        </w:rPr>
      </w:pPr>
      <w:ins w:id="60" w:author="Kristen Barbour" w:date="2026-07-27T15:36:00Z" w16du:dateUtc="2026-07-27T22:36:00Z">
        <w:r>
          <w:t xml:space="preserve">Can you send me another update in about 4 weeks. </w:t>
        </w:r>
      </w:ins>
    </w:p>
    <w:p w14:paraId="6AB65725" w14:textId="2E8E1862" w:rsidR="0083242D" w:rsidDel="00AA7C1F" w:rsidRDefault="00000000">
      <w:pPr>
        <w:pStyle w:val="BlockText"/>
        <w:rPr>
          <w:del w:id="61" w:author="Kristen Barbour" w:date="2026-07-27T15:36:00Z" w16du:dateUtc="2026-07-27T22:36:00Z"/>
        </w:rPr>
      </w:pPr>
      <w:del w:id="62" w:author="Kristen Barbour" w:date="2026-07-27T15:36:00Z" w16du:dateUtc="2026-07-27T22:36:00Z">
        <w:r w:rsidDel="00AA7C1F">
          <w:delText>We'll check in again in about 4 weeks.</w:delText>
        </w:r>
      </w:del>
    </w:p>
    <w:p w14:paraId="703A1D93" w14:textId="54FA9934" w:rsidR="0083242D" w:rsidDel="00AA7C1F" w:rsidRDefault="00000000">
      <w:pPr>
        <w:pStyle w:val="BlockText"/>
        <w:rPr>
          <w:del w:id="63" w:author="Kristen Barbour" w:date="2026-07-27T15:33:00Z" w16du:dateUtc="2026-07-27T22:33:00Z"/>
        </w:rPr>
      </w:pPr>
      <w:del w:id="64" w:author="Kristen Barbour" w:date="2026-07-27T15:33:00Z" w16du:dateUtc="2026-07-27T22:33:00Z">
        <w:r w:rsidDel="00AA7C1F">
          <w:delText>Dr. [Name]</w:delText>
        </w:r>
      </w:del>
    </w:p>
    <w:p w14:paraId="008D8944" w14:textId="1C0F5D8C" w:rsidR="0083242D" w:rsidRDefault="00000000">
      <w:pPr>
        <w:pStyle w:val="FirstParagraph"/>
      </w:pPr>
      <w:r>
        <w:rPr>
          <w:i/>
        </w:rPr>
        <w:t xml:space="preserve">Example: "increase the dose to </w:t>
      </w:r>
      <w:del w:id="65" w:author="Kristen Barbour" w:date="2026-07-27T15:36:00Z" w16du:dateUtc="2026-07-27T22:36:00Z">
        <w:r w:rsidDel="00AA7C1F">
          <w:rPr>
            <w:i/>
          </w:rPr>
          <w:delText>500 mg/day (</w:delText>
        </w:r>
      </w:del>
      <w:r>
        <w:rPr>
          <w:i/>
        </w:rPr>
        <w:t>250 mg twice a day</w:t>
      </w:r>
      <w:del w:id="66" w:author="Kristen Barbour" w:date="2026-07-27T15:36:00Z" w16du:dateUtc="2026-07-27T22:36:00Z">
        <w:r w:rsidDel="00AA7C1F">
          <w:rPr>
            <w:i/>
          </w:rPr>
          <w:delText>) and stay at this dose</w:delText>
        </w:r>
      </w:del>
      <w:r>
        <w:rPr>
          <w:i/>
        </w:rPr>
        <w:t>."</w:t>
      </w:r>
    </w:p>
    <w:p w14:paraId="50D7A8BB" w14:textId="77777777" w:rsidR="0083242D" w:rsidRDefault="00000000">
      <w:pPr>
        <w:pStyle w:val="Heading3"/>
      </w:pPr>
      <w:bookmarkStart w:id="67" w:name="X680c1f9a7885dfa865078adfffd64a9ff4a1a20"/>
      <w:r>
        <w:t xml:space="preserve">B2. Increase in two steps </w:t>
      </w:r>
      <w:r>
        <w:rPr>
          <w:i/>
        </w:rPr>
        <w:t>(your "end 2 higher" / "make 2 dose increases")</w:t>
      </w:r>
      <w:bookmarkEnd w:id="67"/>
    </w:p>
    <w:p w14:paraId="7C70DC28" w14:textId="77C88280" w:rsidR="0083242D" w:rsidDel="00AA7C1F" w:rsidRDefault="00000000">
      <w:pPr>
        <w:pStyle w:val="BlockText"/>
        <w:rPr>
          <w:del w:id="68" w:author="Kristen Barbour" w:date="2026-07-27T15:36:00Z" w16du:dateUtc="2026-07-27T22:36:00Z"/>
        </w:rPr>
      </w:pPr>
      <w:del w:id="69" w:author="Kristen Barbour" w:date="2026-07-27T15:36:00Z" w16du:dateUtc="2026-07-27T22:36:00Z">
        <w:r w:rsidDel="00AA7C1F">
          <w:delText>Dear [parent/guardian],</w:delText>
        </w:r>
      </w:del>
    </w:p>
    <w:p w14:paraId="10BAE81D" w14:textId="45C37872" w:rsidR="0083242D" w:rsidRDefault="00000000">
      <w:pPr>
        <w:pStyle w:val="BlockText"/>
      </w:pPr>
      <w:r>
        <w:t>Thank you for the update</w:t>
      </w:r>
      <w:del w:id="70" w:author="Kristen Barbour" w:date="2026-07-27T15:36:00Z" w16du:dateUtc="2026-07-27T22:36:00Z">
        <w:r w:rsidDel="00AA7C1F">
          <w:delText xml:space="preserve"> on [child]</w:delText>
        </w:r>
      </w:del>
      <w:r>
        <w:t xml:space="preserve">. Based on your answers, please increase </w:t>
      </w:r>
      <w:del w:id="71" w:author="Kristen Barbour" w:date="2026-07-27T15:36:00Z" w16du:dateUtc="2026-07-27T22:36:00Z">
        <w:r w:rsidDel="00AA7C1F">
          <w:delText>[</w:delText>
        </w:r>
      </w:del>
      <w:del w:id="72" w:author="Kristen Barbour" w:date="2026-07-27T15:40:00Z" w16du:dateUtc="2026-07-27T22:40:00Z">
        <w:r w:rsidDel="0050452D">
          <w:delText>child</w:delText>
        </w:r>
      </w:del>
      <w:del w:id="73" w:author="Kristen Barbour" w:date="2026-07-27T15:36:00Z" w16du:dateUtc="2026-07-27T22:36:00Z">
        <w:r w:rsidDel="00AA7C1F">
          <w:delText>]</w:delText>
        </w:r>
      </w:del>
      <w:del w:id="74" w:author="Kristen Barbour" w:date="2026-07-27T15:40:00Z" w16du:dateUtc="2026-07-27T22:40:00Z">
        <w:r w:rsidDel="0050452D">
          <w:delText xml:space="preserve">'s </w:delText>
        </w:r>
      </w:del>
      <w:r>
        <w:t>[medicine]</w:t>
      </w:r>
      <w:del w:id="75" w:author="Kristen Barbour" w:date="2026-07-27T15:37:00Z" w16du:dateUtc="2026-07-27T22:37:00Z">
        <w:r w:rsidDel="00AA7C1F">
          <w:delText xml:space="preserve"> in two steps</w:delText>
        </w:r>
      </w:del>
      <w:r>
        <w:t>:</w:t>
      </w:r>
    </w:p>
    <w:p w14:paraId="6D67647E" w14:textId="293EAAFB" w:rsidR="0083242D" w:rsidRDefault="00AA7C1F" w:rsidP="00AA7C1F">
      <w:pPr>
        <w:pStyle w:val="Compact"/>
        <w:ind w:left="480"/>
        <w:rPr>
          <w:ins w:id="76" w:author="Kristen Barbour" w:date="2026-07-27T15:37:00Z" w16du:dateUtc="2026-07-27T22:37:00Z"/>
        </w:rPr>
      </w:pPr>
      <w:ins w:id="77" w:author="Kristen Barbour" w:date="2026-07-27T15:37:00Z" w16du:dateUtc="2026-07-27T22:37:00Z">
        <w:r>
          <w:t xml:space="preserve">Week 1: </w:t>
        </w:r>
      </w:ins>
      <w:del w:id="78" w:author="Kristen Barbour" w:date="2026-07-27T15:37:00Z" w16du:dateUtc="2026-07-27T22:37:00Z">
        <w:r w:rsidR="00000000" w:rsidDel="00AA7C1F">
          <w:delText xml:space="preserve">First, increase to </w:delText>
        </w:r>
      </w:del>
      <w:r w:rsidR="00000000">
        <w:t xml:space="preserve">[step-1 </w:t>
      </w:r>
      <w:del w:id="79" w:author="Kristen Barbour" w:date="2026-07-27T15:37:00Z" w16du:dateUtc="2026-07-27T22:37:00Z">
        <w:r w:rsidR="00000000" w:rsidDel="00AA7C1F">
          <w:delText>dose] (about [</w:delText>
        </w:r>
      </w:del>
      <w:r w:rsidR="00000000">
        <w:t>per-dose]</w:t>
      </w:r>
      <w:del w:id="80" w:author="Kristen Barbour" w:date="2026-07-27T15:37:00Z" w16du:dateUtc="2026-07-27T22:37:00Z">
        <w:r w:rsidR="00000000" w:rsidDel="00AA7C1F">
          <w:delText>) and stay there for [interval].</w:delText>
        </w:r>
      </w:del>
      <w:ins w:id="81" w:author="Kristen Barbour" w:date="2026-07-27T15:37:00Z" w16du:dateUtc="2026-07-27T22:37:00Z">
        <w:r>
          <w:t xml:space="preserve"> [frequency]</w:t>
        </w:r>
      </w:ins>
    </w:p>
    <w:p w14:paraId="0F4485A9" w14:textId="4C403F3D" w:rsidR="00AA7C1F" w:rsidDel="00AA7C1F" w:rsidRDefault="00AA7C1F" w:rsidP="00AA7C1F">
      <w:pPr>
        <w:pStyle w:val="Compact"/>
        <w:ind w:left="480"/>
        <w:rPr>
          <w:del w:id="82" w:author="Kristen Barbour" w:date="2026-07-27T15:37:00Z" w16du:dateUtc="2026-07-27T22:37:00Z"/>
        </w:rPr>
        <w:pPrChange w:id="83" w:author="Kristen Barbour" w:date="2026-07-27T15:37:00Z" w16du:dateUtc="2026-07-27T22:37:00Z">
          <w:pPr>
            <w:pStyle w:val="Compact"/>
            <w:numPr>
              <w:numId w:val="2"/>
            </w:numPr>
            <w:tabs>
              <w:tab w:val="num" w:pos="0"/>
            </w:tabs>
            <w:ind w:left="480" w:hanging="480"/>
          </w:pPr>
        </w:pPrChange>
      </w:pPr>
      <w:ins w:id="84" w:author="Kristen Barbour" w:date="2026-07-27T15:37:00Z" w16du:dateUtc="2026-07-27T22:37:00Z">
        <w:r>
          <w:t xml:space="preserve">Week 2: </w:t>
        </w:r>
      </w:ins>
    </w:p>
    <w:p w14:paraId="32872C50" w14:textId="1ACA2F4B" w:rsidR="0083242D" w:rsidRDefault="00000000" w:rsidP="00AA7C1F">
      <w:pPr>
        <w:pStyle w:val="Compact"/>
        <w:ind w:left="480"/>
        <w:pPrChange w:id="85" w:author="Kristen Barbour" w:date="2026-07-27T15:37:00Z" w16du:dateUtc="2026-07-27T22:37:00Z">
          <w:pPr>
            <w:pStyle w:val="Compact"/>
            <w:numPr>
              <w:numId w:val="2"/>
            </w:numPr>
            <w:tabs>
              <w:tab w:val="num" w:pos="0"/>
            </w:tabs>
            <w:ind w:left="480" w:hanging="480"/>
          </w:pPr>
        </w:pPrChange>
      </w:pPr>
      <w:del w:id="86" w:author="Kristen Barbour" w:date="2026-07-27T15:37:00Z" w16du:dateUtc="2026-07-27T22:37:00Z">
        <w:r w:rsidDel="00AA7C1F">
          <w:delText xml:space="preserve">Then, increase to </w:delText>
        </w:r>
      </w:del>
      <w:r>
        <w:t xml:space="preserve">[step-2 </w:t>
      </w:r>
      <w:del w:id="87" w:author="Kristen Barbour" w:date="2026-07-27T15:37:00Z" w16du:dateUtc="2026-07-27T22:37:00Z">
        <w:r w:rsidDel="00AA7C1F">
          <w:delText>dose] (about [</w:delText>
        </w:r>
      </w:del>
      <w:r>
        <w:t>per-dose]</w:t>
      </w:r>
      <w:del w:id="88" w:author="Kristen Barbour" w:date="2026-07-27T15:37:00Z" w16du:dateUtc="2026-07-27T22:37:00Z">
        <w:r w:rsidDel="00AA7C1F">
          <w:delText>) and stay at this dose.</w:delText>
        </w:r>
      </w:del>
      <w:ins w:id="89" w:author="Kristen Barbour" w:date="2026-07-27T15:37:00Z" w16du:dateUtc="2026-07-27T22:37:00Z">
        <w:r w:rsidR="00AA7C1F">
          <w:t xml:space="preserve"> [frequency]</w:t>
        </w:r>
      </w:ins>
    </w:p>
    <w:p w14:paraId="7405896B" w14:textId="77777777" w:rsidR="0050452D" w:rsidRDefault="0050452D" w:rsidP="0050452D">
      <w:pPr>
        <w:pStyle w:val="BlockText"/>
        <w:rPr>
          <w:ins w:id="90" w:author="Kristen Barbour" w:date="2026-07-27T15:37:00Z" w16du:dateUtc="2026-07-27T22:37:00Z"/>
        </w:rPr>
      </w:pPr>
      <w:ins w:id="91" w:author="Kristen Barbour" w:date="2026-07-27T15:37:00Z" w16du:dateUtc="2026-07-27T22:37:00Z">
        <w:r>
          <w:t xml:space="preserve">Can you send me another update in about 4 weeks. </w:t>
        </w:r>
      </w:ins>
    </w:p>
    <w:p w14:paraId="06BBBA2E" w14:textId="3193A5CD" w:rsidR="0083242D" w:rsidDel="0050452D" w:rsidRDefault="00000000">
      <w:pPr>
        <w:pStyle w:val="BlockText"/>
        <w:rPr>
          <w:del w:id="92" w:author="Kristen Barbour" w:date="2026-07-27T15:37:00Z" w16du:dateUtc="2026-07-27T22:37:00Z"/>
        </w:rPr>
      </w:pPr>
      <w:del w:id="93" w:author="Kristen Barbour" w:date="2026-07-27T15:37:00Z" w16du:dateUtc="2026-07-27T22:37:00Z">
        <w:r w:rsidDel="0050452D">
          <w:delText>Please don't go higher than [step-2 dose] without hearing from us. Contact the clinic with any questions, or right away if [child] has a longer or different seizure, a rash, or worrying side effects.</w:delText>
        </w:r>
      </w:del>
    </w:p>
    <w:p w14:paraId="6AE22444" w14:textId="768511B4" w:rsidR="0083242D" w:rsidDel="0050452D" w:rsidRDefault="00000000">
      <w:pPr>
        <w:pStyle w:val="BlockText"/>
        <w:rPr>
          <w:del w:id="94" w:author="Kristen Barbour" w:date="2026-07-27T15:37:00Z" w16du:dateUtc="2026-07-27T22:37:00Z"/>
        </w:rPr>
      </w:pPr>
      <w:del w:id="95" w:author="Kristen Barbour" w:date="2026-07-27T15:37:00Z" w16du:dateUtc="2026-07-27T22:37:00Z">
        <w:r w:rsidDel="0050452D">
          <w:delText>We'll check in again in about 4 weeks.</w:delText>
        </w:r>
      </w:del>
    </w:p>
    <w:p w14:paraId="00962F55" w14:textId="5FD7C74C" w:rsidR="0083242D" w:rsidDel="0050452D" w:rsidRDefault="00000000">
      <w:pPr>
        <w:pStyle w:val="BlockText"/>
        <w:rPr>
          <w:del w:id="96" w:author="Kristen Barbour" w:date="2026-07-27T15:37:00Z" w16du:dateUtc="2026-07-27T22:37:00Z"/>
        </w:rPr>
      </w:pPr>
      <w:del w:id="97" w:author="Kristen Barbour" w:date="2026-07-27T15:37:00Z" w16du:dateUtc="2026-07-27T22:37:00Z">
        <w:r w:rsidDel="0050452D">
          <w:delText>Dr. [Name]</w:delText>
        </w:r>
      </w:del>
    </w:p>
    <w:p w14:paraId="23529817" w14:textId="5AF076D2" w:rsidR="0050452D" w:rsidRDefault="00000000">
      <w:pPr>
        <w:pStyle w:val="FirstParagraph"/>
        <w:rPr>
          <w:ins w:id="98" w:author="Kristen Barbour" w:date="2026-07-27T15:38:00Z" w16du:dateUtc="2026-07-27T22:38:00Z"/>
          <w:i/>
        </w:rPr>
      </w:pPr>
      <w:r>
        <w:rPr>
          <w:i/>
        </w:rPr>
        <w:t xml:space="preserve">Example </w:t>
      </w:r>
      <w:ins w:id="99" w:author="Kristen Barbour" w:date="2026-07-27T15:38:00Z" w16du:dateUtc="2026-07-27T22:38:00Z">
        <w:r w:rsidR="0050452D">
          <w:rPr>
            <w:i/>
          </w:rPr>
          <w:t>“</w:t>
        </w:r>
      </w:ins>
      <w:del w:id="100" w:author="Kristen Barbour" w:date="2026-07-27T15:38:00Z" w16du:dateUtc="2026-07-27T22:38:00Z">
        <w:r w:rsidDel="0050452D">
          <w:rPr>
            <w:i/>
          </w:rPr>
          <w:delText xml:space="preserve">(titrating toward a planned final dose of 800 mg/day): </w:delText>
        </w:r>
      </w:del>
      <w:ins w:id="101" w:author="Kristen Barbour" w:date="2026-07-27T15:38:00Z" w16du:dateUtc="2026-07-27T22:38:00Z">
        <w:r w:rsidR="0050452D">
          <w:rPr>
            <w:i/>
          </w:rPr>
          <w:t>Week 1:</w:t>
        </w:r>
      </w:ins>
      <w:del w:id="102" w:author="Kristen Barbour" w:date="2026-07-27T15:38:00Z" w16du:dateUtc="2026-07-27T22:38:00Z">
        <w:r w:rsidDel="0050452D">
          <w:rPr>
            <w:i/>
          </w:rPr>
          <w:delText>"</w:delText>
        </w:r>
      </w:del>
      <w:ins w:id="103" w:author="Kristen Barbour" w:date="2026-07-27T15:38:00Z" w16du:dateUtc="2026-07-27T22:38:00Z">
        <w:r w:rsidR="0050452D">
          <w:rPr>
            <w:i/>
          </w:rPr>
          <w:t xml:space="preserve"> </w:t>
        </w:r>
      </w:ins>
      <w:del w:id="104" w:author="Kristen Barbour" w:date="2026-07-27T15:38:00Z" w16du:dateUtc="2026-07-27T22:38:00Z">
        <w:r w:rsidDel="0050452D">
          <w:rPr>
            <w:i/>
          </w:rPr>
          <w:delText>increase to 900 mg/day (</w:delText>
        </w:r>
      </w:del>
      <w:r>
        <w:rPr>
          <w:i/>
        </w:rPr>
        <w:t>450 mg twice a day</w:t>
      </w:r>
      <w:del w:id="105" w:author="Kristen Barbour" w:date="2026-07-27T15:38:00Z" w16du:dateUtc="2026-07-27T22:38:00Z">
        <w:r w:rsidDel="0050452D">
          <w:rPr>
            <w:i/>
          </w:rPr>
          <w:delText xml:space="preserve">) for 1 week, then increase to </w:delText>
        </w:r>
      </w:del>
    </w:p>
    <w:p w14:paraId="1CA26F47" w14:textId="1EB50BBE" w:rsidR="0083242D" w:rsidRDefault="0050452D">
      <w:pPr>
        <w:pStyle w:val="FirstParagraph"/>
      </w:pPr>
      <w:ins w:id="106" w:author="Kristen Barbour" w:date="2026-07-27T15:38:00Z" w16du:dateUtc="2026-07-27T22:38:00Z">
        <w:r>
          <w:rPr>
            <w:i/>
          </w:rPr>
          <w:t xml:space="preserve">Week 2: </w:t>
        </w:r>
      </w:ins>
      <w:del w:id="107" w:author="Kristen Barbour" w:date="2026-07-27T15:38:00Z" w16du:dateUtc="2026-07-27T22:38:00Z">
        <w:r w:rsidR="00000000" w:rsidDel="0050452D">
          <w:rPr>
            <w:i/>
          </w:rPr>
          <w:delText>1000 mg/day (</w:delText>
        </w:r>
      </w:del>
      <w:r w:rsidR="00000000">
        <w:rPr>
          <w:i/>
        </w:rPr>
        <w:t>500 mg twice a da</w:t>
      </w:r>
      <w:ins w:id="108" w:author="Kristen Barbour" w:date="2026-07-27T15:38:00Z" w16du:dateUtc="2026-07-27T22:38:00Z">
        <w:r>
          <w:rPr>
            <w:i/>
          </w:rPr>
          <w:t>y</w:t>
        </w:r>
      </w:ins>
      <w:del w:id="109" w:author="Kristen Barbour" w:date="2026-07-27T15:38:00Z" w16du:dateUtc="2026-07-27T22:38:00Z">
        <w:r w:rsidR="00000000" w:rsidDel="0050452D">
          <w:rPr>
            <w:i/>
          </w:rPr>
          <w:delText>y) and stay at this dose.</w:delText>
        </w:r>
      </w:del>
      <w:r w:rsidR="00000000">
        <w:rPr>
          <w:i/>
        </w:rPr>
        <w:t>"</w:t>
      </w:r>
    </w:p>
    <w:p w14:paraId="1E93AE65" w14:textId="77777777" w:rsidR="0083242D" w:rsidRDefault="00000000">
      <w:pPr>
        <w:pStyle w:val="Heading3"/>
      </w:pPr>
      <w:bookmarkStart w:id="110" w:name="X080a43e997dfa7d66525a8426bec7c0bfd3bf1b"/>
      <w:r>
        <w:t xml:space="preserve">B3. Increase more quickly </w:t>
      </w:r>
      <w:r>
        <w:rPr>
          <w:i/>
        </w:rPr>
        <w:t>(quicken to every 3 days)</w:t>
      </w:r>
      <w:bookmarkEnd w:id="110"/>
    </w:p>
    <w:p w14:paraId="22960F21" w14:textId="776649E4" w:rsidR="0083242D" w:rsidDel="0050452D" w:rsidRDefault="00000000">
      <w:pPr>
        <w:pStyle w:val="BlockText"/>
        <w:rPr>
          <w:del w:id="111" w:author="Kristen Barbour" w:date="2026-07-27T15:39:00Z" w16du:dateUtc="2026-07-27T22:39:00Z"/>
        </w:rPr>
      </w:pPr>
      <w:del w:id="112" w:author="Kristen Barbour" w:date="2026-07-27T15:39:00Z" w16du:dateUtc="2026-07-27T22:39:00Z">
        <w:r w:rsidDel="0050452D">
          <w:delText>Dear [parent/guardian],</w:delText>
        </w:r>
      </w:del>
    </w:p>
    <w:p w14:paraId="5169AE07" w14:textId="77777777" w:rsidR="0050452D" w:rsidRDefault="00000000" w:rsidP="0050452D">
      <w:pPr>
        <w:pStyle w:val="BlockText"/>
        <w:rPr>
          <w:ins w:id="113" w:author="Kristen Barbour" w:date="2026-07-27T15:42:00Z" w16du:dateUtc="2026-07-27T22:42:00Z"/>
        </w:rPr>
      </w:pPr>
      <w:r>
        <w:t>Thank you for the update</w:t>
      </w:r>
      <w:del w:id="114" w:author="Kristen Barbour" w:date="2026-07-27T15:39:00Z" w16du:dateUtc="2026-07-27T22:39:00Z">
        <w:r w:rsidDel="0050452D">
          <w:delText xml:space="preserve"> on [child]</w:delText>
        </w:r>
      </w:del>
      <w:r>
        <w:t xml:space="preserve">. </w:t>
      </w:r>
    </w:p>
    <w:p w14:paraId="71CF2A2F" w14:textId="6ADD9118" w:rsidR="0083242D" w:rsidDel="0050452D" w:rsidRDefault="00000000" w:rsidP="0050452D">
      <w:pPr>
        <w:pStyle w:val="BlockText"/>
        <w:rPr>
          <w:del w:id="115" w:author="Kristen Barbour" w:date="2026-07-27T15:42:00Z" w16du:dateUtc="2026-07-27T22:42:00Z"/>
        </w:rPr>
        <w:pPrChange w:id="116" w:author="Kristen Barbour" w:date="2026-07-27T15:42:00Z" w16du:dateUtc="2026-07-27T22:42:00Z">
          <w:pPr>
            <w:pStyle w:val="BlockText"/>
          </w:pPr>
        </w:pPrChange>
      </w:pPr>
      <w:del w:id="117" w:author="Kristen Barbour" w:date="2026-07-27T15:41:00Z" w16du:dateUtc="2026-07-27T22:41:00Z">
        <w:r w:rsidDel="0050452D">
          <w:lastRenderedPageBreak/>
          <w:delText>Because the seizures are [happening often / lasting longer]</w:delText>
        </w:r>
      </w:del>
      <w:ins w:id="118" w:author="Kristen Barbour" w:date="2026-07-27T15:42:00Z" w16du:dateUtc="2026-07-27T22:42:00Z">
        <w:r w:rsidR="0050452D">
          <w:t>Let’s go up on the seizure medication faster to help with reducing seizures</w:t>
        </w:r>
      </w:ins>
      <w:del w:id="119" w:author="Kristen Barbour" w:date="2026-07-27T15:43:00Z" w16du:dateUtc="2026-07-27T22:43:00Z">
        <w:r w:rsidDel="0050452D">
          <w:delText xml:space="preserve">, </w:delText>
        </w:r>
      </w:del>
      <w:del w:id="120" w:author="Kristen Barbour" w:date="2026-07-27T15:41:00Z" w16du:dateUtc="2026-07-27T22:41:00Z">
        <w:r w:rsidDel="0050452D">
          <w:delText xml:space="preserve">please </w:delText>
        </w:r>
      </w:del>
      <w:del w:id="121" w:author="Kristen Barbour" w:date="2026-07-27T15:43:00Z" w16du:dateUtc="2026-07-27T22:43:00Z">
        <w:r w:rsidDel="0050452D">
          <w:delText xml:space="preserve">increase </w:delText>
        </w:r>
      </w:del>
      <w:del w:id="122" w:author="Kristen Barbour" w:date="2026-07-27T15:41:00Z" w16du:dateUtc="2026-07-27T22:41:00Z">
        <w:r w:rsidDel="0050452D">
          <w:delText xml:space="preserve">the </w:delText>
        </w:r>
      </w:del>
      <w:del w:id="123" w:author="Kristen Barbour" w:date="2026-07-27T15:43:00Z" w16du:dateUtc="2026-07-27T22:43:00Z">
        <w:r w:rsidDel="0050452D">
          <w:delText xml:space="preserve">[medicine] </w:delText>
        </w:r>
      </w:del>
      <w:ins w:id="124" w:author="Kristen Barbour" w:date="2026-07-27T15:41:00Z" w16du:dateUtc="2026-07-27T22:41:00Z">
        <w:r w:rsidR="0050452D">
          <w:t>. You can make dose increases every 3 days (instead of every 7 days).</w:t>
        </w:r>
      </w:ins>
      <w:del w:id="125" w:author="Kristen Barbour" w:date="2026-07-27T15:42:00Z" w16du:dateUtc="2026-07-27T22:42:00Z">
        <w:r w:rsidDel="0050452D">
          <w:delText>a little more quickly than usual: increase to [step-1 dose] (about [per-dose]), stay for 3 days, then increase to [step-2 dose] (about [per-dose]) and stay at this dose.</w:delText>
        </w:r>
      </w:del>
    </w:p>
    <w:p w14:paraId="33923051" w14:textId="5B6841BC" w:rsidR="0083242D" w:rsidDel="0050452D" w:rsidRDefault="00000000" w:rsidP="0050452D">
      <w:pPr>
        <w:pStyle w:val="BlockText"/>
        <w:rPr>
          <w:del w:id="126" w:author="Kristen Barbour" w:date="2026-07-27T15:42:00Z" w16du:dateUtc="2026-07-27T22:42:00Z"/>
        </w:rPr>
        <w:pPrChange w:id="127" w:author="Kristen Barbour" w:date="2026-07-27T15:42:00Z" w16du:dateUtc="2026-07-27T22:42:00Z">
          <w:pPr>
            <w:pStyle w:val="BlockText"/>
          </w:pPr>
        </w:pPrChange>
      </w:pPr>
      <w:del w:id="128" w:author="Kristen Barbour" w:date="2026-07-27T15:42:00Z" w16du:dateUtc="2026-07-27T22:42:00Z">
        <w:r w:rsidDel="0050452D">
          <w:delText>Please don't go higher than [step-2 dose] without hearing from us. If the seizures get longer or more frequent, contact us right away.</w:delText>
        </w:r>
      </w:del>
    </w:p>
    <w:p w14:paraId="28B4DE00" w14:textId="77777777" w:rsidR="0050452D" w:rsidRDefault="0050452D" w:rsidP="0050452D">
      <w:pPr>
        <w:pStyle w:val="BlockText"/>
        <w:rPr>
          <w:ins w:id="129" w:author="Kristen Barbour" w:date="2026-07-27T15:42:00Z" w16du:dateUtc="2026-07-27T22:42:00Z"/>
        </w:rPr>
      </w:pPr>
    </w:p>
    <w:p w14:paraId="56211C22" w14:textId="77777777" w:rsidR="0050452D" w:rsidRDefault="0050452D" w:rsidP="0050452D">
      <w:pPr>
        <w:pStyle w:val="BlockText"/>
        <w:rPr>
          <w:ins w:id="130" w:author="Kristen Barbour" w:date="2026-07-27T15:42:00Z" w16du:dateUtc="2026-07-27T22:42:00Z"/>
        </w:rPr>
      </w:pPr>
      <w:ins w:id="131" w:author="Kristen Barbour" w:date="2026-07-27T15:42:00Z" w16du:dateUtc="2026-07-27T22:42:00Z">
        <w:r>
          <w:t xml:space="preserve">Can you send me another update in about 4 weeks. </w:t>
        </w:r>
      </w:ins>
    </w:p>
    <w:p w14:paraId="0A54706A" w14:textId="157A80F7" w:rsidR="0083242D" w:rsidDel="0050452D" w:rsidRDefault="00000000" w:rsidP="0050452D">
      <w:pPr>
        <w:pStyle w:val="BlockText"/>
        <w:rPr>
          <w:del w:id="132" w:author="Kristen Barbour" w:date="2026-07-27T15:42:00Z" w16du:dateUtc="2026-07-27T22:42:00Z"/>
        </w:rPr>
      </w:pPr>
      <w:del w:id="133" w:author="Kristen Barbour" w:date="2026-07-27T15:42:00Z" w16du:dateUtc="2026-07-27T22:42:00Z">
        <w:r w:rsidDel="0050452D">
          <w:delText>We'll check in again in about 4 weeks.</w:delText>
        </w:r>
      </w:del>
    </w:p>
    <w:p w14:paraId="646955F1" w14:textId="46917ACE" w:rsidR="0083242D" w:rsidDel="0050452D" w:rsidRDefault="00000000">
      <w:pPr>
        <w:pStyle w:val="BlockText"/>
        <w:rPr>
          <w:del w:id="134" w:author="Kristen Barbour" w:date="2026-07-27T15:42:00Z" w16du:dateUtc="2026-07-27T22:42:00Z"/>
        </w:rPr>
      </w:pPr>
      <w:del w:id="135" w:author="Kristen Barbour" w:date="2026-07-27T15:42:00Z" w16du:dateUtc="2026-07-27T22:42:00Z">
        <w:r w:rsidDel="0050452D">
          <w:delText>Dr. [Name]</w:delText>
        </w:r>
      </w:del>
    </w:p>
    <w:p w14:paraId="3812EAAC" w14:textId="6B5A88E8" w:rsidR="0083242D" w:rsidRDefault="00000000">
      <w:pPr>
        <w:pStyle w:val="Heading3"/>
      </w:pPr>
      <w:bookmarkStart w:id="136" w:name="b4-half-step-increase"/>
      <w:r>
        <w:t>B4. Half-step increase</w:t>
      </w:r>
      <w:bookmarkEnd w:id="136"/>
      <w:ins w:id="137" w:author="Kristen Barbour" w:date="2026-07-27T15:45:00Z" w16du:dateUtc="2026-07-27T22:45:00Z">
        <w:r w:rsidR="0050452D">
          <w:t xml:space="preserve"> </w:t>
        </w:r>
        <w:r w:rsidR="0050452D" w:rsidRPr="0050452D">
          <w:rPr>
            <w:highlight w:val="yellow"/>
            <w:rPrChange w:id="138" w:author="Kristen Barbour" w:date="2026-07-27T15:45:00Z" w16du:dateUtc="2026-07-27T22:45:00Z">
              <w:rPr/>
            </w:rPrChange>
          </w:rPr>
          <w:t>(I think we only use 1 and 2 step increases now)</w:t>
        </w:r>
      </w:ins>
    </w:p>
    <w:p w14:paraId="48C1A672" w14:textId="25BB6BA9" w:rsidR="0083242D" w:rsidDel="0050452D" w:rsidRDefault="00000000">
      <w:pPr>
        <w:pStyle w:val="BlockText"/>
        <w:rPr>
          <w:del w:id="139" w:author="Kristen Barbour" w:date="2026-07-27T15:43:00Z" w16du:dateUtc="2026-07-27T22:43:00Z"/>
        </w:rPr>
      </w:pPr>
      <w:del w:id="140" w:author="Kristen Barbour" w:date="2026-07-27T15:43:00Z" w16du:dateUtc="2026-07-27T22:43:00Z">
        <w:r w:rsidDel="0050452D">
          <w:delText>Dear [parent/guardian],</w:delText>
        </w:r>
      </w:del>
    </w:p>
    <w:p w14:paraId="481B34B6" w14:textId="14224F1D" w:rsidR="0083242D" w:rsidDel="0050452D" w:rsidRDefault="00000000" w:rsidP="0050452D">
      <w:pPr>
        <w:pStyle w:val="BlockText"/>
        <w:rPr>
          <w:del w:id="141" w:author="Kristen Barbour" w:date="2026-07-27T15:44:00Z" w16du:dateUtc="2026-07-27T22:44:00Z"/>
        </w:rPr>
      </w:pPr>
      <w:r>
        <w:t>Thank you for the update</w:t>
      </w:r>
      <w:ins w:id="142" w:author="Kristen Barbour" w:date="2026-07-27T15:43:00Z" w16du:dateUtc="2026-07-27T22:43:00Z">
        <w:r w:rsidR="0050452D">
          <w:t>.</w:t>
        </w:r>
      </w:ins>
      <w:ins w:id="143" w:author="Kristen Barbour" w:date="2026-07-27T15:44:00Z" w16du:dateUtc="2026-07-27T22:44:00Z">
        <w:r w:rsidR="0050452D">
          <w:t xml:space="preserve"> </w:t>
        </w:r>
        <w:r w:rsidR="0050452D">
          <w:t xml:space="preserve">To </w:t>
        </w:r>
      </w:ins>
      <w:ins w:id="144" w:author="Kristen Barbour" w:date="2026-07-27T15:45:00Z" w16du:dateUtc="2026-07-27T22:45:00Z">
        <w:r w:rsidR="0050452D">
          <w:t>help with</w:t>
        </w:r>
      </w:ins>
      <w:ins w:id="145" w:author="Kristen Barbour" w:date="2026-07-27T15:44:00Z" w16du:dateUtc="2026-07-27T22:44:00Z">
        <w:r w:rsidR="0050452D">
          <w:t xml:space="preserve"> seizures, please increase [medicine] to [new per-dose] [frequency].</w:t>
        </w:r>
      </w:ins>
      <w:del w:id="146" w:author="Kristen Barbour" w:date="2026-07-27T15:44:00Z" w16du:dateUtc="2026-07-27T22:44:00Z">
        <w:r w:rsidDel="0050452D">
          <w:delText xml:space="preserve"> </w:delText>
        </w:r>
      </w:del>
      <w:del w:id="147" w:author="Kristen Barbour" w:date="2026-07-27T15:43:00Z" w16du:dateUtc="2026-07-27T22:43:00Z">
        <w:r w:rsidDel="0050452D">
          <w:delText xml:space="preserve">on [child]. </w:delText>
        </w:r>
      </w:del>
      <w:del w:id="148" w:author="Kristen Barbour" w:date="2026-07-27T15:44:00Z" w16du:dateUtc="2026-07-27T22:44:00Z">
        <w:r w:rsidDel="0050452D">
          <w:delText>Please make a small increase to [child]'s [medicine]: increase to [new dose] (about [per-dose]) and stay at this dose. This is a smaller step than usual, to improve seizure control while keeping side effects gentle.</w:delText>
        </w:r>
      </w:del>
    </w:p>
    <w:p w14:paraId="56C20707" w14:textId="10D734AB" w:rsidR="0083242D" w:rsidDel="0050452D" w:rsidRDefault="00000000" w:rsidP="0050452D">
      <w:pPr>
        <w:pStyle w:val="BlockText"/>
        <w:rPr>
          <w:del w:id="149" w:author="Kristen Barbour" w:date="2026-07-27T15:44:00Z" w16du:dateUtc="2026-07-27T22:44:00Z"/>
        </w:rPr>
        <w:pPrChange w:id="150" w:author="Kristen Barbour" w:date="2026-07-27T15:44:00Z" w16du:dateUtc="2026-07-27T22:44:00Z">
          <w:pPr>
            <w:pStyle w:val="BlockText"/>
          </w:pPr>
        </w:pPrChange>
      </w:pPr>
      <w:del w:id="151" w:author="Kristen Barbour" w:date="2026-07-27T15:44:00Z" w16du:dateUtc="2026-07-27T22:44:00Z">
        <w:r w:rsidDel="0050452D">
          <w:delText>We'll check in again in about 4 weeks. Contact the clinic with any questions.</w:delText>
        </w:r>
      </w:del>
    </w:p>
    <w:p w14:paraId="6C947A5F" w14:textId="062F2236" w:rsidR="0083242D" w:rsidRDefault="00000000" w:rsidP="0050452D">
      <w:pPr>
        <w:pStyle w:val="BlockText"/>
        <w:rPr>
          <w:ins w:id="152" w:author="Kristen Barbour" w:date="2026-07-27T15:44:00Z" w16du:dateUtc="2026-07-27T22:44:00Z"/>
        </w:rPr>
      </w:pPr>
      <w:del w:id="153" w:author="Kristen Barbour" w:date="2026-07-27T15:44:00Z" w16du:dateUtc="2026-07-27T22:44:00Z">
        <w:r w:rsidDel="0050452D">
          <w:delText>Dr. [Name]</w:delText>
        </w:r>
      </w:del>
    </w:p>
    <w:p w14:paraId="44355B97" w14:textId="77777777" w:rsidR="0050452D" w:rsidRDefault="0050452D" w:rsidP="0050452D">
      <w:pPr>
        <w:pStyle w:val="BlockText"/>
        <w:rPr>
          <w:ins w:id="154" w:author="Kristen Barbour" w:date="2026-07-27T15:44:00Z" w16du:dateUtc="2026-07-27T22:44:00Z"/>
        </w:rPr>
      </w:pPr>
      <w:ins w:id="155" w:author="Kristen Barbour" w:date="2026-07-27T15:44:00Z" w16du:dateUtc="2026-07-27T22:44:00Z">
        <w:r>
          <w:t xml:space="preserve">Can you send me another update in about 4 weeks. </w:t>
        </w:r>
      </w:ins>
    </w:p>
    <w:p w14:paraId="66CC8398" w14:textId="06A0BE25" w:rsidR="0050452D" w:rsidRPr="0050452D" w:rsidDel="0050452D" w:rsidRDefault="0050452D" w:rsidP="0050452D">
      <w:pPr>
        <w:pStyle w:val="BodyText"/>
        <w:rPr>
          <w:del w:id="156" w:author="Kristen Barbour" w:date="2026-07-27T15:44:00Z" w16du:dateUtc="2026-07-27T22:44:00Z"/>
        </w:rPr>
        <w:pPrChange w:id="157" w:author="Kristen Barbour" w:date="2026-07-27T15:44:00Z" w16du:dateUtc="2026-07-27T22:44:00Z">
          <w:pPr>
            <w:pStyle w:val="BlockText"/>
          </w:pPr>
        </w:pPrChange>
      </w:pPr>
    </w:p>
    <w:p w14:paraId="17277EC2" w14:textId="77777777" w:rsidR="0083242D" w:rsidRDefault="00000000">
      <w:pPr>
        <w:pStyle w:val="Heading3"/>
      </w:pPr>
      <w:bookmarkStart w:id="158" w:name="b5-hold-two-weeks-then-increase"/>
      <w:r>
        <w:t>B5. Hold two weeks, then increase</w:t>
      </w:r>
      <w:bookmarkEnd w:id="158"/>
    </w:p>
    <w:p w14:paraId="61368FB2" w14:textId="77777777" w:rsidR="0083242D" w:rsidRDefault="00000000">
      <w:pPr>
        <w:pStyle w:val="BlockText"/>
      </w:pPr>
      <w:r>
        <w:t>Dear [parent/guardian],</w:t>
      </w:r>
    </w:p>
    <w:p w14:paraId="05339ADA" w14:textId="7C896908" w:rsidR="0083242D" w:rsidDel="0050452D" w:rsidRDefault="00000000" w:rsidP="0050452D">
      <w:pPr>
        <w:pStyle w:val="BlockText"/>
        <w:rPr>
          <w:del w:id="159" w:author="Kristen Barbour" w:date="2026-07-27T15:47:00Z" w16du:dateUtc="2026-07-27T22:47:00Z"/>
        </w:rPr>
        <w:pPrChange w:id="160" w:author="Kristen Barbour" w:date="2026-07-27T15:47:00Z" w16du:dateUtc="2026-07-27T22:47:00Z">
          <w:pPr>
            <w:pStyle w:val="BlockText"/>
          </w:pPr>
        </w:pPrChange>
      </w:pPr>
      <w:r>
        <w:t>Thank you for the update</w:t>
      </w:r>
      <w:ins w:id="161" w:author="Kristen Barbour" w:date="2026-07-27T15:46:00Z" w16du:dateUtc="2026-07-27T22:46:00Z">
        <w:r w:rsidR="0050452D">
          <w:t>.</w:t>
        </w:r>
      </w:ins>
      <w:r>
        <w:t xml:space="preserve"> </w:t>
      </w:r>
      <w:del w:id="162" w:author="Kristen Barbour" w:date="2026-07-27T15:46:00Z" w16du:dateUtc="2026-07-27T22:46:00Z">
        <w:r w:rsidDel="0050452D">
          <w:delText xml:space="preserve">on [child]. </w:delText>
        </w:r>
      </w:del>
      <w:ins w:id="163" w:author="Kristen Barbour" w:date="2026-07-27T15:46:00Z" w16du:dateUtc="2026-07-27T22:46:00Z">
        <w:r w:rsidR="0050452D">
          <w:t>You can c</w:t>
        </w:r>
      </w:ins>
      <w:ins w:id="164" w:author="Kristen Barbour" w:date="2026-07-27T15:47:00Z" w16du:dateUtc="2026-07-27T22:47:00Z">
        <w:r w:rsidR="0050452D">
          <w:t xml:space="preserve">ontinue the same medication dose </w:t>
        </w:r>
      </w:ins>
      <w:del w:id="165" w:author="Kristen Barbour" w:date="2026-07-27T15:46:00Z" w16du:dateUtc="2026-07-27T22:46:00Z">
        <w:r w:rsidDel="0050452D">
          <w:delText xml:space="preserve">Let's </w:delText>
        </w:r>
      </w:del>
      <w:del w:id="166" w:author="Kristen Barbour" w:date="2026-07-27T15:47:00Z" w16du:dateUtc="2026-07-27T22:47:00Z">
        <w:r w:rsidDel="0050452D">
          <w:delText xml:space="preserve">give [child] time to settle before the next increase. Please stay at the current dose of [current dose] </w:delText>
        </w:r>
      </w:del>
      <w:r>
        <w:t xml:space="preserve">for the next 2 weeks, then increase to [new </w:t>
      </w:r>
      <w:del w:id="167" w:author="Kristen Barbour" w:date="2026-07-27T15:47:00Z" w16du:dateUtc="2026-07-27T22:47:00Z">
        <w:r w:rsidDel="0050452D">
          <w:delText>dose] (about [</w:delText>
        </w:r>
      </w:del>
      <w:r>
        <w:t>per-dose]</w:t>
      </w:r>
      <w:ins w:id="168" w:author="Kristen Barbour" w:date="2026-07-27T15:47:00Z" w16du:dateUtc="2026-07-27T22:47:00Z">
        <w:r w:rsidR="0050452D">
          <w:t xml:space="preserve"> [frequency]. </w:t>
        </w:r>
      </w:ins>
      <w:del w:id="169" w:author="Kristen Barbour" w:date="2026-07-27T15:47:00Z" w16du:dateUtc="2026-07-27T22:47:00Z">
        <w:r w:rsidDel="0050452D">
          <w:delText>) and stay at this dose.</w:delText>
        </w:r>
      </w:del>
    </w:p>
    <w:p w14:paraId="27C841FD" w14:textId="1AC12CAE" w:rsidR="0083242D" w:rsidDel="0050452D" w:rsidRDefault="00000000" w:rsidP="0050452D">
      <w:pPr>
        <w:pStyle w:val="BlockText"/>
        <w:rPr>
          <w:del w:id="170" w:author="Kristen Barbour" w:date="2026-07-27T15:47:00Z" w16du:dateUtc="2026-07-27T22:47:00Z"/>
        </w:rPr>
        <w:pPrChange w:id="171" w:author="Kristen Barbour" w:date="2026-07-27T15:47:00Z" w16du:dateUtc="2026-07-27T22:47:00Z">
          <w:pPr>
            <w:pStyle w:val="BlockText"/>
          </w:pPr>
        </w:pPrChange>
      </w:pPr>
      <w:del w:id="172" w:author="Kristen Barbour" w:date="2026-07-27T15:47:00Z" w16du:dateUtc="2026-07-27T22:47:00Z">
        <w:r w:rsidDel="0050452D">
          <w:delText>We'll check in again in about 4 weeks. Contact the clinic if side effects get worse or seizures change.</w:delText>
        </w:r>
      </w:del>
    </w:p>
    <w:p w14:paraId="48984181" w14:textId="7FDBCAB3" w:rsidR="0083242D" w:rsidRDefault="00000000" w:rsidP="0050452D">
      <w:pPr>
        <w:pStyle w:val="BlockText"/>
      </w:pPr>
      <w:del w:id="173" w:author="Kristen Barbour" w:date="2026-07-27T15:47:00Z" w16du:dateUtc="2026-07-27T22:47:00Z">
        <w:r w:rsidDel="0050452D">
          <w:delText>Dr. [Name]</w:delText>
        </w:r>
      </w:del>
    </w:p>
    <w:p w14:paraId="1B50CDB1" w14:textId="47B732C1" w:rsidR="0050452D" w:rsidRDefault="0050452D" w:rsidP="0050452D">
      <w:pPr>
        <w:pStyle w:val="BlockText"/>
        <w:rPr>
          <w:ins w:id="174" w:author="Kristen Barbour" w:date="2026-07-27T15:47:00Z" w16du:dateUtc="2026-07-27T22:47:00Z"/>
        </w:rPr>
        <w:pPrChange w:id="175" w:author="Kristen Barbour" w:date="2026-07-27T15:47:00Z" w16du:dateUtc="2026-07-27T22:47:00Z">
          <w:pPr>
            <w:pStyle w:val="Heading3"/>
          </w:pPr>
        </w:pPrChange>
      </w:pPr>
      <w:bookmarkStart w:id="176" w:name="c-slow-the-increases"/>
      <w:ins w:id="177" w:author="Kristen Barbour" w:date="2026-07-27T15:47:00Z" w16du:dateUtc="2026-07-27T22:47:00Z">
        <w:r>
          <w:t>C</w:t>
        </w:r>
        <w:r>
          <w:t xml:space="preserve">an you send me another update in about 4 weeks. </w:t>
        </w:r>
      </w:ins>
    </w:p>
    <w:p w14:paraId="1415CD5B" w14:textId="7F091AA9" w:rsidR="0083242D" w:rsidRDefault="00000000">
      <w:pPr>
        <w:pStyle w:val="Heading3"/>
      </w:pPr>
      <w:r>
        <w:t>C. Slow the increases</w:t>
      </w:r>
      <w:bookmarkEnd w:id="176"/>
    </w:p>
    <w:p w14:paraId="2373C738" w14:textId="21FC1BCA" w:rsidR="0083242D" w:rsidDel="0050452D" w:rsidRDefault="00000000">
      <w:pPr>
        <w:pStyle w:val="BlockText"/>
        <w:rPr>
          <w:del w:id="178" w:author="Kristen Barbour" w:date="2026-07-27T15:48:00Z" w16du:dateUtc="2026-07-27T22:48:00Z"/>
        </w:rPr>
      </w:pPr>
      <w:del w:id="179" w:author="Kristen Barbour" w:date="2026-07-27T15:48:00Z" w16du:dateUtc="2026-07-27T22:48:00Z">
        <w:r w:rsidDel="0050452D">
          <w:delText>Dear [parent/guardian],</w:delText>
        </w:r>
      </w:del>
    </w:p>
    <w:p w14:paraId="25340EB4" w14:textId="77777777" w:rsidR="00570417" w:rsidRDefault="00000000">
      <w:pPr>
        <w:pStyle w:val="BlockText"/>
        <w:rPr>
          <w:ins w:id="180" w:author="Kristen Barbour" w:date="2026-07-27T15:52:00Z" w16du:dateUtc="2026-07-27T22:52:00Z"/>
        </w:rPr>
      </w:pPr>
      <w:r>
        <w:t>Thank you for the update</w:t>
      </w:r>
      <w:del w:id="181" w:author="Kristen Barbour" w:date="2026-07-27T15:48:00Z" w16du:dateUtc="2026-07-27T22:48:00Z">
        <w:r w:rsidDel="0050452D">
          <w:delText xml:space="preserve"> on [child]</w:delText>
        </w:r>
      </w:del>
      <w:r>
        <w:t xml:space="preserve">. </w:t>
      </w:r>
    </w:p>
    <w:p w14:paraId="2BAE7ACC" w14:textId="737E9A77" w:rsidR="0083242D" w:rsidRDefault="00000000">
      <w:pPr>
        <w:pStyle w:val="BlockText"/>
      </w:pPr>
      <w:del w:id="182" w:author="Kristen Barbour" w:date="2026-07-27T15:49:00Z" w16du:dateUtc="2026-07-27T22:49:00Z">
        <w:r w:rsidDel="00570417">
          <w:delText>The s</w:delText>
        </w:r>
      </w:del>
      <w:ins w:id="183" w:author="Kristen Barbour" w:date="2026-07-27T15:49:00Z" w16du:dateUtc="2026-07-27T22:49:00Z">
        <w:r w:rsidR="00570417">
          <w:t>S</w:t>
        </w:r>
      </w:ins>
      <w:r>
        <w:t xml:space="preserve">ide effects </w:t>
      </w:r>
      <w:del w:id="184" w:author="Kristen Barbour" w:date="2026-07-27T15:49:00Z" w16du:dateUtc="2026-07-27T22:49:00Z">
        <w:r w:rsidDel="00570417">
          <w:delText xml:space="preserve">have been noticeable. They are often strongest </w:delText>
        </w:r>
      </w:del>
      <w:ins w:id="185" w:author="Kristen Barbour" w:date="2026-07-27T15:49:00Z" w16du:dateUtc="2026-07-27T22:49:00Z">
        <w:r w:rsidR="00570417">
          <w:t xml:space="preserve">are the most noticeable </w:t>
        </w:r>
      </w:ins>
      <w:del w:id="186" w:author="Kristen Barbour" w:date="2026-07-27T15:49:00Z" w16du:dateUtc="2026-07-27T22:49:00Z">
        <w:r w:rsidDel="00570417">
          <w:delText xml:space="preserve">right </w:delText>
        </w:r>
      </w:del>
      <w:r>
        <w:t xml:space="preserve">after </w:t>
      </w:r>
      <w:del w:id="187" w:author="Kristen Barbour" w:date="2026-07-27T15:49:00Z" w16du:dateUtc="2026-07-27T22:49:00Z">
        <w:r w:rsidDel="00570417">
          <w:delText xml:space="preserve">an </w:delText>
        </w:r>
      </w:del>
      <w:ins w:id="188" w:author="Kristen Barbour" w:date="2026-07-27T15:49:00Z" w16du:dateUtc="2026-07-27T22:49:00Z">
        <w:r w:rsidR="00570417">
          <w:t xml:space="preserve">increasing </w:t>
        </w:r>
      </w:ins>
      <w:ins w:id="189" w:author="Kristen Barbour" w:date="2026-07-27T15:52:00Z" w16du:dateUtc="2026-07-27T22:52:00Z">
        <w:r w:rsidR="00570417">
          <w:t>the dose of medication</w:t>
        </w:r>
      </w:ins>
      <w:ins w:id="190" w:author="Kristen Barbour" w:date="2026-07-27T15:51:00Z" w16du:dateUtc="2026-07-27T22:51:00Z">
        <w:r w:rsidR="00570417">
          <w:t xml:space="preserve">. It is sometimes helpful to </w:t>
        </w:r>
      </w:ins>
      <w:ins w:id="191" w:author="Kristen Barbour" w:date="2026-07-27T15:50:00Z" w16du:dateUtc="2026-07-27T22:50:00Z">
        <w:r w:rsidR="00570417">
          <w:t xml:space="preserve">go slower. </w:t>
        </w:r>
      </w:ins>
      <w:ins w:id="192" w:author="Kristen Barbour" w:date="2026-07-27T15:52:00Z" w16du:dateUtc="2026-07-27T22:52:00Z">
        <w:r w:rsidR="00570417">
          <w:t xml:space="preserve">Let’s increase the dose </w:t>
        </w:r>
      </w:ins>
      <w:ins w:id="193" w:author="Kristen Barbour" w:date="2026-07-27T15:50:00Z" w16du:dateUtc="2026-07-27T22:50:00Z">
        <w:r w:rsidR="00570417">
          <w:t xml:space="preserve">every 2 weeks </w:t>
        </w:r>
      </w:ins>
      <w:ins w:id="194" w:author="Kristen Barbour" w:date="2026-07-27T15:52:00Z" w16du:dateUtc="2026-07-27T22:52:00Z">
        <w:r w:rsidR="00570417">
          <w:t>(</w:t>
        </w:r>
      </w:ins>
      <w:ins w:id="195" w:author="Kristen Barbour" w:date="2026-07-27T15:50:00Z" w16du:dateUtc="2026-07-27T22:50:00Z">
        <w:r w:rsidR="00570417">
          <w:t>instead of every 1 week</w:t>
        </w:r>
      </w:ins>
      <w:ins w:id="196" w:author="Kristen Barbour" w:date="2026-07-27T15:52:00Z" w16du:dateUtc="2026-07-27T22:52:00Z">
        <w:r w:rsidR="00570417">
          <w:t>) to give the body more time to adjust</w:t>
        </w:r>
      </w:ins>
      <w:ins w:id="197" w:author="Kristen Barbour" w:date="2026-07-27T15:50:00Z" w16du:dateUtc="2026-07-27T22:50:00Z">
        <w:r w:rsidR="00570417">
          <w:t>.</w:t>
        </w:r>
      </w:ins>
      <w:del w:id="198" w:author="Kristen Barbour" w:date="2026-07-27T15:49:00Z" w16du:dateUtc="2026-07-27T22:49:00Z">
        <w:r w:rsidDel="00570417">
          <w:delText>increase and tend to ease within about a week (5 to 10 days) as the body adjusts</w:delText>
        </w:r>
      </w:del>
      <w:del w:id="199" w:author="Kristen Barbour" w:date="2026-07-27T15:50:00Z" w16du:dateUtc="2026-07-27T22:50:00Z">
        <w:r w:rsidDel="00570417">
          <w:delText>. For now, please stay at the current dose of [current dose] rather than increasing this week.</w:delText>
        </w:r>
      </w:del>
    </w:p>
    <w:p w14:paraId="5FA9BA93" w14:textId="3FBC3711" w:rsidR="0083242D" w:rsidDel="00570417" w:rsidRDefault="00570417" w:rsidP="00570417">
      <w:pPr>
        <w:pStyle w:val="BlockText"/>
        <w:rPr>
          <w:del w:id="200" w:author="Kristen Barbour" w:date="2026-07-27T15:48:00Z" w16du:dateUtc="2026-07-27T22:48:00Z"/>
        </w:rPr>
        <w:pPrChange w:id="201" w:author="Kristen Barbour" w:date="2026-07-27T15:53:00Z" w16du:dateUtc="2026-07-27T22:53:00Z">
          <w:pPr>
            <w:pStyle w:val="BlockText"/>
          </w:pPr>
        </w:pPrChange>
      </w:pPr>
      <w:ins w:id="202" w:author="Kristen Barbour" w:date="2026-07-27T15:48:00Z" w16du:dateUtc="2026-07-27T22:48:00Z">
        <w:r>
          <w:t xml:space="preserve">Can you send me another update in about 4 weeks. </w:t>
        </w:r>
      </w:ins>
      <w:del w:id="203" w:author="Kristen Barbour" w:date="2026-07-27T15:48:00Z" w16du:dateUtc="2026-07-27T22:48:00Z">
        <w:r w:rsidR="00000000" w:rsidDel="00570417">
          <w:delText>[Adjustment question, your wording, if applicable]</w:delText>
        </w:r>
      </w:del>
    </w:p>
    <w:p w14:paraId="0D678AC6" w14:textId="7DC9756E" w:rsidR="0083242D" w:rsidDel="00570417" w:rsidRDefault="00000000" w:rsidP="00570417">
      <w:pPr>
        <w:pStyle w:val="BlockText"/>
        <w:ind w:left="0"/>
        <w:rPr>
          <w:del w:id="204" w:author="Kristen Barbour" w:date="2026-07-27T15:48:00Z" w16du:dateUtc="2026-07-27T22:48:00Z"/>
        </w:rPr>
        <w:pPrChange w:id="205" w:author="Kristen Barbour" w:date="2026-07-27T15:53:00Z" w16du:dateUtc="2026-07-27T22:53:00Z">
          <w:pPr>
            <w:pStyle w:val="BlockText"/>
          </w:pPr>
        </w:pPrChange>
      </w:pPr>
      <w:del w:id="206" w:author="Kristen Barbour" w:date="2026-07-27T15:48:00Z" w16du:dateUtc="2026-07-27T22:48:00Z">
        <w:r w:rsidDel="00570417">
          <w:delText>We'll check in again in about 4 weeks and plan the next step from there.</w:delText>
        </w:r>
      </w:del>
    </w:p>
    <w:p w14:paraId="58437A96" w14:textId="0F168886" w:rsidR="0083242D" w:rsidRDefault="00000000" w:rsidP="00570417">
      <w:pPr>
        <w:pStyle w:val="BlockText"/>
        <w:ind w:left="0"/>
        <w:pPrChange w:id="207" w:author="Kristen Barbour" w:date="2026-07-27T15:53:00Z" w16du:dateUtc="2026-07-27T22:53:00Z">
          <w:pPr>
            <w:pStyle w:val="BlockText"/>
          </w:pPr>
        </w:pPrChange>
      </w:pPr>
      <w:del w:id="208" w:author="Kristen Barbour" w:date="2026-07-27T15:48:00Z" w16du:dateUtc="2026-07-27T22:48:00Z">
        <w:r w:rsidDel="00570417">
          <w:delText>Dr. [Name]</w:delText>
        </w:r>
      </w:del>
    </w:p>
    <w:p w14:paraId="2FC2B039" w14:textId="236F7F7E" w:rsidR="0083242D" w:rsidDel="00570417" w:rsidRDefault="00000000">
      <w:pPr>
        <w:pStyle w:val="Heading3"/>
        <w:rPr>
          <w:del w:id="209" w:author="Kristen Barbour" w:date="2026-07-27T15:54:00Z" w16du:dateUtc="2026-07-27T22:54:00Z"/>
        </w:rPr>
      </w:pPr>
      <w:bookmarkStart w:id="210" w:name="X7662a4a93aa6a47179d53953ece83edb4de3a26"/>
      <w:r>
        <w:t xml:space="preserve">D. Change how the dose is split, not the amount </w:t>
      </w:r>
      <w:r>
        <w:rPr>
          <w:i/>
        </w:rPr>
        <w:t>(uneven AM/PM</w:t>
      </w:r>
      <w:del w:id="211" w:author="Kristen Barbour" w:date="2026-07-27T15:55:00Z" w16du:dateUtc="2026-07-27T22:55:00Z">
        <w:r w:rsidDel="00570417">
          <w:rPr>
            <w:i/>
          </w:rPr>
          <w:delText xml:space="preserve"> or three times a day</w:delText>
        </w:r>
      </w:del>
      <w:r>
        <w:rPr>
          <w:i/>
        </w:rPr>
        <w:t>; same total)</w:t>
      </w:r>
      <w:bookmarkEnd w:id="210"/>
    </w:p>
    <w:p w14:paraId="5AEF4B7A" w14:textId="6221573F" w:rsidR="0083242D" w:rsidRDefault="00000000" w:rsidP="00570417">
      <w:pPr>
        <w:pStyle w:val="Heading3"/>
        <w:pPrChange w:id="212" w:author="Kristen Barbour" w:date="2026-07-27T15:54:00Z" w16du:dateUtc="2026-07-27T22:54:00Z">
          <w:pPr>
            <w:pStyle w:val="BlockText"/>
          </w:pPr>
        </w:pPrChange>
      </w:pPr>
      <w:del w:id="213" w:author="Kristen Barbour" w:date="2026-07-27T15:54:00Z" w16du:dateUtc="2026-07-27T22:54:00Z">
        <w:r w:rsidDel="00570417">
          <w:delText>Dear [parent/guardian],</w:delText>
        </w:r>
      </w:del>
    </w:p>
    <w:p w14:paraId="4B068004" w14:textId="77777777" w:rsidR="00570417" w:rsidRDefault="00000000">
      <w:pPr>
        <w:pStyle w:val="BlockText"/>
        <w:rPr>
          <w:ins w:id="214" w:author="Kristen Barbour" w:date="2026-07-27T15:56:00Z" w16du:dateUtc="2026-07-27T22:56:00Z"/>
        </w:rPr>
      </w:pPr>
      <w:r>
        <w:t>Thank you for the update</w:t>
      </w:r>
      <w:del w:id="215" w:author="Kristen Barbour" w:date="2026-07-27T15:54:00Z" w16du:dateUtc="2026-07-27T22:54:00Z">
        <w:r w:rsidDel="00570417">
          <w:delText xml:space="preserve"> on [child]</w:delText>
        </w:r>
      </w:del>
      <w:r>
        <w:t xml:space="preserve">. </w:t>
      </w:r>
    </w:p>
    <w:p w14:paraId="38BAAB0E" w14:textId="27CA291C" w:rsidR="00570417" w:rsidRDefault="00570417">
      <w:pPr>
        <w:pStyle w:val="BlockText"/>
        <w:rPr>
          <w:ins w:id="216" w:author="Kristen Barbour" w:date="2026-07-27T15:55:00Z" w16du:dateUtc="2026-07-27T22:55:00Z"/>
        </w:rPr>
      </w:pPr>
      <w:ins w:id="217" w:author="Kristen Barbour" w:date="2026-07-27T15:54:00Z" w16du:dateUtc="2026-07-27T22:54:00Z">
        <w:r>
          <w:t>To help with side effects,</w:t>
        </w:r>
      </w:ins>
      <w:ins w:id="218" w:author="Kristen Barbour" w:date="2026-07-27T15:56:00Z" w16du:dateUtc="2026-07-27T22:56:00Z">
        <w:r>
          <w:t xml:space="preserve"> </w:t>
        </w:r>
      </w:ins>
      <w:ins w:id="219" w:author="Kristen Barbour" w:date="2026-07-27T15:57:00Z" w16du:dateUtc="2026-07-27T22:57:00Z">
        <w:r>
          <w:t>let’s</w:t>
        </w:r>
      </w:ins>
      <w:ins w:id="220" w:author="Kristen Barbour" w:date="2026-07-27T15:56:00Z" w16du:dateUtc="2026-07-27T22:56:00Z">
        <w:r>
          <w:t xml:space="preserve"> </w:t>
        </w:r>
      </w:ins>
      <w:ins w:id="221" w:author="Kristen Barbour" w:date="2026-07-27T15:54:00Z" w16du:dateUtc="2026-07-27T22:54:00Z">
        <w:r>
          <w:t>change the medication to [</w:t>
        </w:r>
      </w:ins>
      <w:ins w:id="222" w:author="Kristen Barbour" w:date="2026-07-27T15:55:00Z" w16du:dateUtc="2026-07-27T22:55:00Z">
        <w:r>
          <w:t xml:space="preserve">dose] in the morning and [dose] in the evening. </w:t>
        </w:r>
      </w:ins>
    </w:p>
    <w:p w14:paraId="32FF5CA6" w14:textId="77777777" w:rsidR="00570417" w:rsidRDefault="00570417" w:rsidP="00570417">
      <w:pPr>
        <w:pStyle w:val="BlockText"/>
        <w:rPr>
          <w:ins w:id="223" w:author="Kristen Barbour" w:date="2026-07-27T15:55:00Z" w16du:dateUtc="2026-07-27T22:55:00Z"/>
        </w:rPr>
      </w:pPr>
      <w:ins w:id="224" w:author="Kristen Barbour" w:date="2026-07-27T15:55:00Z" w16du:dateUtc="2026-07-27T22:55:00Z">
        <w:r>
          <w:t xml:space="preserve">Can you send me another update in about 4 weeks. </w:t>
        </w:r>
      </w:ins>
    </w:p>
    <w:p w14:paraId="116827C8" w14:textId="64DD0CC9" w:rsidR="00570417" w:rsidRDefault="00570417" w:rsidP="00570417">
      <w:pPr>
        <w:pStyle w:val="Heading3"/>
        <w:rPr>
          <w:ins w:id="225" w:author="Kristen Barbour" w:date="2026-07-27T15:55:00Z" w16du:dateUtc="2026-07-27T22:55:00Z"/>
        </w:rPr>
      </w:pPr>
      <w:ins w:id="226" w:author="Kristen Barbour" w:date="2026-07-27T15:55:00Z" w16du:dateUtc="2026-07-27T22:55:00Z">
        <w:r>
          <w:t xml:space="preserve">D. Change how the dose is split, not the amount </w:t>
        </w:r>
        <w:r>
          <w:rPr>
            <w:i/>
          </w:rPr>
          <w:t>(three times a day; same total)</w:t>
        </w:r>
      </w:ins>
    </w:p>
    <w:p w14:paraId="7C0AD78A" w14:textId="77777777" w:rsidR="00570417" w:rsidRDefault="00570417" w:rsidP="00570417">
      <w:pPr>
        <w:pStyle w:val="BlockText"/>
        <w:rPr>
          <w:ins w:id="227" w:author="Kristen Barbour" w:date="2026-07-27T15:56:00Z" w16du:dateUtc="2026-07-27T22:56:00Z"/>
        </w:rPr>
      </w:pPr>
      <w:ins w:id="228" w:author="Kristen Barbour" w:date="2026-07-27T15:56:00Z" w16du:dateUtc="2026-07-27T22:56:00Z">
        <w:r>
          <w:t xml:space="preserve">Thank you for the update. </w:t>
        </w:r>
      </w:ins>
    </w:p>
    <w:p w14:paraId="71D23855" w14:textId="657302B5" w:rsidR="00570417" w:rsidRPr="00570417" w:rsidRDefault="00570417" w:rsidP="00570417">
      <w:pPr>
        <w:pStyle w:val="BlockText"/>
        <w:rPr>
          <w:ins w:id="229" w:author="Kristen Barbour" w:date="2026-07-27T15:54:00Z" w16du:dateUtc="2026-07-27T22:54:00Z"/>
        </w:rPr>
      </w:pPr>
      <w:ins w:id="230" w:author="Kristen Barbour" w:date="2026-07-27T15:56:00Z" w16du:dateUtc="2026-07-27T22:56:00Z">
        <w:r>
          <w:t xml:space="preserve">To help with side effects, </w:t>
        </w:r>
      </w:ins>
      <w:ins w:id="231" w:author="Kristen Barbour" w:date="2026-07-27T15:57:00Z" w16du:dateUtc="2026-07-27T22:57:00Z">
        <w:r>
          <w:t>let’s</w:t>
        </w:r>
      </w:ins>
      <w:ins w:id="232" w:author="Kristen Barbour" w:date="2026-07-27T15:56:00Z" w16du:dateUtc="2026-07-27T22:56:00Z">
        <w:r>
          <w:t xml:space="preserve"> change the medication to [dose] </w:t>
        </w:r>
        <w:r>
          <w:t>given three times a day</w:t>
        </w:r>
      </w:ins>
      <w:ins w:id="233" w:author="Kristen Barbour" w:date="2026-07-27T15:57:00Z" w16du:dateUtc="2026-07-27T22:57:00Z">
        <w:r>
          <w:t xml:space="preserve"> (</w:t>
        </w:r>
      </w:ins>
      <w:ins w:id="234" w:author="Kristen Barbour" w:date="2026-07-27T15:56:00Z" w16du:dateUtc="2026-07-27T22:56:00Z">
        <w:r>
          <w:t>instead of twice a day</w:t>
        </w:r>
      </w:ins>
      <w:ins w:id="235" w:author="Kristen Barbour" w:date="2026-07-27T15:57:00Z" w16du:dateUtc="2026-07-27T22:57:00Z">
        <w:r>
          <w:t>)</w:t>
        </w:r>
      </w:ins>
      <w:ins w:id="236" w:author="Kristen Barbour" w:date="2026-07-27T15:56:00Z" w16du:dateUtc="2026-07-27T22:56:00Z">
        <w:r>
          <w:t xml:space="preserve">. </w:t>
        </w:r>
      </w:ins>
    </w:p>
    <w:p w14:paraId="75D3B72D" w14:textId="77777777" w:rsidR="00570417" w:rsidRDefault="00570417" w:rsidP="00570417">
      <w:pPr>
        <w:pStyle w:val="BlockText"/>
        <w:rPr>
          <w:ins w:id="237" w:author="Kristen Barbour" w:date="2026-07-27T15:56:00Z" w16du:dateUtc="2026-07-27T22:56:00Z"/>
        </w:rPr>
      </w:pPr>
      <w:ins w:id="238" w:author="Kristen Barbour" w:date="2026-07-27T15:56:00Z" w16du:dateUtc="2026-07-27T22:56:00Z">
        <w:r>
          <w:t xml:space="preserve">Can you send me another update in about 4 weeks. </w:t>
        </w:r>
      </w:ins>
    </w:p>
    <w:p w14:paraId="292F802E" w14:textId="7016A5D3" w:rsidR="0083242D" w:rsidDel="00570417" w:rsidRDefault="00000000">
      <w:pPr>
        <w:pStyle w:val="BlockText"/>
        <w:rPr>
          <w:del w:id="239" w:author="Kristen Barbour" w:date="2026-07-27T15:56:00Z" w16du:dateUtc="2026-07-27T22:56:00Z"/>
        </w:rPr>
      </w:pPr>
      <w:del w:id="240" w:author="Kristen Barbour" w:date="2026-07-27T15:56:00Z" w16du:dateUtc="2026-07-27T22:56:00Z">
        <w:r w:rsidDel="00570417">
          <w:delText>[child]'s total daily [medicine] dose will stay the same ([current dose]), but please change how it is split across the day to help with side effects: give [AM amount] in the morning and [PM amount] in the evening [or split into three doses: [morning] / [midday] / [evening]]. The total each day stays [current dose].</w:delText>
        </w:r>
      </w:del>
    </w:p>
    <w:p w14:paraId="1E553E07" w14:textId="2EEB1E5A" w:rsidR="0083242D" w:rsidDel="00570417" w:rsidRDefault="00000000">
      <w:pPr>
        <w:pStyle w:val="BlockText"/>
        <w:rPr>
          <w:del w:id="241" w:author="Kristen Barbour" w:date="2026-07-27T15:56:00Z" w16du:dateUtc="2026-07-27T22:56:00Z"/>
        </w:rPr>
      </w:pPr>
      <w:del w:id="242" w:author="Kristen Barbour" w:date="2026-07-27T15:56:00Z" w16du:dateUtc="2026-07-27T22:56:00Z">
        <w:r w:rsidDel="00570417">
          <w:delText>We'll check in again in about 4 weeks. Contact the clinic with any questions.</w:delText>
        </w:r>
      </w:del>
    </w:p>
    <w:p w14:paraId="473959CD" w14:textId="2729489F" w:rsidR="0083242D" w:rsidDel="00570417" w:rsidRDefault="00000000">
      <w:pPr>
        <w:pStyle w:val="BlockText"/>
        <w:rPr>
          <w:del w:id="243" w:author="Kristen Barbour" w:date="2026-07-27T15:56:00Z" w16du:dateUtc="2026-07-27T22:56:00Z"/>
        </w:rPr>
      </w:pPr>
      <w:del w:id="244" w:author="Kristen Barbour" w:date="2026-07-27T15:56:00Z" w16du:dateUtc="2026-07-27T22:56:00Z">
        <w:r w:rsidDel="00570417">
          <w:delText>Dr. [Name]</w:delText>
        </w:r>
      </w:del>
    </w:p>
    <w:p w14:paraId="7E36DD58" w14:textId="77777777" w:rsidR="0083242D" w:rsidRDefault="00000000">
      <w:pPr>
        <w:pStyle w:val="Heading3"/>
      </w:pPr>
      <w:bookmarkStart w:id="245" w:name="e1-lower-the-dose-usually-with-labs"/>
      <w:r>
        <w:t xml:space="preserve">E1. Lower the dose </w:t>
      </w:r>
      <w:r>
        <w:rPr>
          <w:i/>
        </w:rPr>
        <w:t>(usually with labs)</w:t>
      </w:r>
      <w:bookmarkEnd w:id="245"/>
    </w:p>
    <w:p w14:paraId="19D66AF0" w14:textId="284DE30B" w:rsidR="0083242D" w:rsidDel="00570417" w:rsidRDefault="00000000">
      <w:pPr>
        <w:pStyle w:val="BlockText"/>
        <w:rPr>
          <w:del w:id="246" w:author="Kristen Barbour" w:date="2026-07-27T15:57:00Z" w16du:dateUtc="2026-07-27T22:57:00Z"/>
        </w:rPr>
      </w:pPr>
      <w:del w:id="247" w:author="Kristen Barbour" w:date="2026-07-27T15:57:00Z" w16du:dateUtc="2026-07-27T22:57:00Z">
        <w:r w:rsidDel="00570417">
          <w:delText>Dear [parent/guardian],</w:delText>
        </w:r>
      </w:del>
    </w:p>
    <w:p w14:paraId="301BC526" w14:textId="77777777" w:rsidR="007642B5" w:rsidRDefault="00000000">
      <w:pPr>
        <w:pStyle w:val="BlockText"/>
        <w:rPr>
          <w:ins w:id="248" w:author="Kristen Barbour" w:date="2026-07-27T15:59:00Z" w16du:dateUtc="2026-07-27T22:59:00Z"/>
        </w:rPr>
      </w:pPr>
      <w:r>
        <w:t>Thank you for the update</w:t>
      </w:r>
      <w:del w:id="249" w:author="Kristen Barbour" w:date="2026-07-27T15:57:00Z" w16du:dateUtc="2026-07-27T22:57:00Z">
        <w:r w:rsidDel="00570417">
          <w:delText xml:space="preserve"> on [child]</w:delText>
        </w:r>
      </w:del>
      <w:r>
        <w:t xml:space="preserve">. </w:t>
      </w:r>
    </w:p>
    <w:p w14:paraId="51D1374D" w14:textId="0DE3E1E3" w:rsidR="0083242D" w:rsidRDefault="00000000">
      <w:pPr>
        <w:pStyle w:val="BlockText"/>
      </w:pPr>
      <w:del w:id="250" w:author="Kristen Barbour" w:date="2026-07-27T15:57:00Z" w16du:dateUtc="2026-07-27T22:57:00Z">
        <w:r w:rsidDel="00570417">
          <w:delText>The side effects sound like they are affecting [child] quite a bit</w:delText>
        </w:r>
      </w:del>
      <w:ins w:id="251" w:author="Kristen Barbour" w:date="2026-07-27T15:57:00Z" w16du:dateUtc="2026-07-27T22:57:00Z">
        <w:r w:rsidR="00570417">
          <w:t>To help with side effects</w:t>
        </w:r>
      </w:ins>
      <w:r>
        <w:t xml:space="preserve">, </w:t>
      </w:r>
      <w:del w:id="252" w:author="Kristen Barbour" w:date="2026-07-27T15:57:00Z" w16du:dateUtc="2026-07-27T22:57:00Z">
        <w:r w:rsidDel="00570417">
          <w:delText xml:space="preserve">so please </w:delText>
        </w:r>
      </w:del>
      <w:ins w:id="253" w:author="Kristen Barbour" w:date="2026-07-27T15:57:00Z" w16du:dateUtc="2026-07-27T22:57:00Z">
        <w:r w:rsidR="00570417">
          <w:t xml:space="preserve">let’s </w:t>
        </w:r>
      </w:ins>
      <w:r>
        <w:t xml:space="preserve">lower </w:t>
      </w:r>
      <w:del w:id="254" w:author="Kristen Barbour" w:date="2026-07-27T15:57:00Z" w16du:dateUtc="2026-07-27T22:57:00Z">
        <w:r w:rsidDel="00570417">
          <w:delText xml:space="preserve">the </w:delText>
        </w:r>
      </w:del>
      <w:r>
        <w:t xml:space="preserve">[medicine] </w:t>
      </w:r>
      <w:del w:id="255" w:author="Kristen Barbour" w:date="2026-07-27T15:57:00Z" w16du:dateUtc="2026-07-27T22:57:00Z">
        <w:r w:rsidDel="00570417">
          <w:delText xml:space="preserve">dose </w:delText>
        </w:r>
      </w:del>
      <w:r>
        <w:t>to [</w:t>
      </w:r>
      <w:del w:id="256" w:author="Kristen Barbour" w:date="2026-07-27T15:57:00Z" w16du:dateUtc="2026-07-27T22:57:00Z">
        <w:r w:rsidDel="00570417">
          <w:delText>lower dose] (about [</w:delText>
        </w:r>
      </w:del>
      <w:r>
        <w:t>per-dose]</w:t>
      </w:r>
      <w:ins w:id="257" w:author="Kristen Barbour" w:date="2026-07-27T15:58:00Z" w16du:dateUtc="2026-07-27T22:58:00Z">
        <w:r w:rsidR="00570417">
          <w:t xml:space="preserve"> [frequency]</w:t>
        </w:r>
      </w:ins>
      <w:del w:id="258" w:author="Kristen Barbour" w:date="2026-07-27T15:58:00Z" w16du:dateUtc="2026-07-27T22:58:00Z">
        <w:r w:rsidDel="00570417">
          <w:delText>)</w:delText>
        </w:r>
      </w:del>
      <w:r>
        <w:t xml:space="preserve">. </w:t>
      </w:r>
      <w:del w:id="259" w:author="Kristen Barbour" w:date="2026-07-27T15:58:00Z" w16du:dateUtc="2026-07-27T22:58:00Z">
        <w:r w:rsidDel="007642B5">
          <w:delText>This should ease the side effects.</w:delText>
        </w:r>
      </w:del>
    </w:p>
    <w:p w14:paraId="62437510" w14:textId="515BA782" w:rsidR="0083242D" w:rsidRDefault="007642B5">
      <w:pPr>
        <w:pStyle w:val="BlockText"/>
        <w:rPr>
          <w:ins w:id="260" w:author="Kristen Barbour" w:date="2026-07-27T15:58:00Z" w16du:dateUtc="2026-07-27T22:58:00Z"/>
        </w:rPr>
      </w:pPr>
      <w:ins w:id="261" w:author="Kristen Barbour" w:date="2026-07-27T15:59:00Z" w16du:dateUtc="2026-07-27T22:59:00Z">
        <w:r>
          <w:t>[</w:t>
        </w:r>
      </w:ins>
      <w:ins w:id="262" w:author="Kristen Barbour" w:date="2026-07-27T15:58:00Z" w16du:dateUtc="2026-07-27T22:58:00Z">
        <w:r>
          <w:t xml:space="preserve">If requiring labs: I also ordered labs to make sure something else isn’t </w:t>
        </w:r>
      </w:ins>
      <w:ins w:id="263" w:author="Kristen Barbour" w:date="2026-07-27T15:59:00Z" w16du:dateUtc="2026-07-27T22:59:00Z">
        <w:r>
          <w:t>causing some of the side effects.]</w:t>
        </w:r>
      </w:ins>
      <w:del w:id="264" w:author="Kristen Barbour" w:date="2026-07-27T15:59:00Z" w16du:dateUtc="2026-07-27T22:59:00Z">
        <w:r w:rsidR="00000000" w:rsidDel="007642B5">
          <w:delText>[Labs line, see add-ons]</w:delText>
        </w:r>
      </w:del>
    </w:p>
    <w:p w14:paraId="1FFDDC44" w14:textId="77777777" w:rsidR="007642B5" w:rsidRDefault="007642B5" w:rsidP="007642B5">
      <w:pPr>
        <w:pStyle w:val="BlockText"/>
        <w:rPr>
          <w:ins w:id="265" w:author="Kristen Barbour" w:date="2026-07-27T15:58:00Z" w16du:dateUtc="2026-07-27T22:58:00Z"/>
        </w:rPr>
      </w:pPr>
      <w:ins w:id="266" w:author="Kristen Barbour" w:date="2026-07-27T15:58:00Z" w16du:dateUtc="2026-07-27T22:58:00Z">
        <w:r>
          <w:t xml:space="preserve">Can you send me another update in about 4 weeks. </w:t>
        </w:r>
      </w:ins>
    </w:p>
    <w:p w14:paraId="5FA9B0BA" w14:textId="77777777" w:rsidR="007642B5" w:rsidRPr="007642B5" w:rsidRDefault="007642B5" w:rsidP="007642B5">
      <w:pPr>
        <w:pStyle w:val="BodyText"/>
        <w:pPrChange w:id="267" w:author="Kristen Barbour" w:date="2026-07-27T15:58:00Z" w16du:dateUtc="2026-07-27T22:58:00Z">
          <w:pPr>
            <w:pStyle w:val="BlockText"/>
          </w:pPr>
        </w:pPrChange>
      </w:pPr>
    </w:p>
    <w:p w14:paraId="50EEDCD3" w14:textId="5CAFDE8A" w:rsidR="0083242D" w:rsidDel="007642B5" w:rsidRDefault="00000000">
      <w:pPr>
        <w:pStyle w:val="BlockText"/>
        <w:rPr>
          <w:del w:id="268" w:author="Kristen Barbour" w:date="2026-07-27T15:59:00Z" w16du:dateUtc="2026-07-27T22:59:00Z"/>
        </w:rPr>
      </w:pPr>
      <w:del w:id="269" w:author="Kristen Barbour" w:date="2026-07-27T15:59:00Z" w16du:dateUtc="2026-07-27T22:59:00Z">
        <w:r w:rsidDel="007642B5">
          <w:delText>We'll check in again in about 4 weeks to see how [child] is doing.</w:delText>
        </w:r>
      </w:del>
    </w:p>
    <w:p w14:paraId="769A67B6" w14:textId="2F8519B5" w:rsidR="0083242D" w:rsidDel="007642B5" w:rsidRDefault="00000000">
      <w:pPr>
        <w:pStyle w:val="BlockText"/>
        <w:rPr>
          <w:del w:id="270" w:author="Kristen Barbour" w:date="2026-07-27T15:59:00Z" w16du:dateUtc="2026-07-27T22:59:00Z"/>
        </w:rPr>
      </w:pPr>
      <w:del w:id="271" w:author="Kristen Barbour" w:date="2026-07-27T15:59:00Z" w16du:dateUtc="2026-07-27T22:59:00Z">
        <w:r w:rsidDel="007642B5">
          <w:delText>Dr. [Name]</w:delText>
        </w:r>
      </w:del>
    </w:p>
    <w:p w14:paraId="1C89A1E3" w14:textId="10700EE4" w:rsidR="0083242D" w:rsidRDefault="00000000">
      <w:pPr>
        <w:pStyle w:val="Heading3"/>
      </w:pPr>
      <w:bookmarkStart w:id="272" w:name="e2-keep-the-dose-this-week-then-lower"/>
      <w:r>
        <w:t>E2. Keep the dose this week, then lower</w:t>
      </w:r>
      <w:bookmarkEnd w:id="272"/>
      <w:ins w:id="273" w:author="Kristen Barbour" w:date="2026-07-27T16:01:00Z" w16du:dateUtc="2026-07-27T23:01:00Z">
        <w:r w:rsidR="007642B5">
          <w:t xml:space="preserve"> </w:t>
        </w:r>
        <w:r w:rsidR="007642B5" w:rsidRPr="007642B5">
          <w:rPr>
            <w:highlight w:val="yellow"/>
            <w:rPrChange w:id="274" w:author="Kristen Barbour" w:date="2026-07-27T16:01:00Z" w16du:dateUtc="2026-07-27T23:01:00Z">
              <w:rPr/>
            </w:rPrChange>
          </w:rPr>
          <w:t>(I’m not sure which scenario this fits with, so I left it for now.)</w:t>
        </w:r>
      </w:ins>
    </w:p>
    <w:p w14:paraId="6714432D" w14:textId="77777777" w:rsidR="0083242D" w:rsidRDefault="00000000">
      <w:pPr>
        <w:pStyle w:val="BlockText"/>
      </w:pPr>
      <w:r>
        <w:t>Dear [parent/guardian],</w:t>
      </w:r>
    </w:p>
    <w:p w14:paraId="0F61FAA7" w14:textId="05E1DBDE" w:rsidR="0083242D" w:rsidRDefault="00000000">
      <w:pPr>
        <w:pStyle w:val="BlockText"/>
      </w:pPr>
      <w:r>
        <w:t>Thank you for the update</w:t>
      </w:r>
      <w:del w:id="275" w:author="Kristen Barbour" w:date="2026-07-27T15:59:00Z" w16du:dateUtc="2026-07-27T22:59:00Z">
        <w:r w:rsidDel="007642B5">
          <w:delText xml:space="preserve"> on [child]</w:delText>
        </w:r>
      </w:del>
      <w:r>
        <w:t>. Please keep the current [medicine] dose of [current dose] this week. After one week, lower the dose to [lower dose] (about [per-dose]). [Labs line]</w:t>
      </w:r>
    </w:p>
    <w:p w14:paraId="3CD9A253" w14:textId="77777777" w:rsidR="0083242D" w:rsidRDefault="00000000">
      <w:pPr>
        <w:pStyle w:val="BlockText"/>
      </w:pPr>
      <w:r>
        <w:t>We'll check in again in about 4 weeks. Contact the clinic if things change.</w:t>
      </w:r>
    </w:p>
    <w:p w14:paraId="043512D6" w14:textId="77777777" w:rsidR="0083242D" w:rsidRDefault="00000000">
      <w:pPr>
        <w:pStyle w:val="BlockText"/>
      </w:pPr>
      <w:r>
        <w:t>Dr. [Name]</w:t>
      </w:r>
    </w:p>
    <w:p w14:paraId="03205691" w14:textId="6CFCEF08" w:rsidR="0083242D" w:rsidRDefault="00000000">
      <w:pPr>
        <w:pStyle w:val="Heading3"/>
      </w:pPr>
      <w:bookmarkStart w:id="276" w:name="f-switch-to-a-different-medicine"/>
      <w:r>
        <w:t>F. Switch to a different medicine</w:t>
      </w:r>
      <w:bookmarkEnd w:id="276"/>
      <w:ins w:id="277" w:author="Kristen Barbour" w:date="2026-07-27T16:10:00Z" w16du:dateUtc="2026-07-27T23:10:00Z">
        <w:r w:rsidR="00222352">
          <w:t xml:space="preserve"> </w:t>
        </w:r>
        <w:r w:rsidR="00222352" w:rsidRPr="00222352">
          <w:rPr>
            <w:highlight w:val="yellow"/>
            <w:rPrChange w:id="278" w:author="Kristen Barbour" w:date="2026-07-27T16:12:00Z" w16du:dateUtc="2026-07-27T23:12:00Z">
              <w:rPr/>
            </w:rPrChange>
          </w:rPr>
          <w:t>(</w:t>
        </w:r>
      </w:ins>
      <w:ins w:id="279" w:author="Kristen Barbour" w:date="2026-07-27T16:11:00Z" w16du:dateUtc="2026-07-27T23:11:00Z">
        <w:r w:rsidR="00222352" w:rsidRPr="00222352">
          <w:rPr>
            <w:highlight w:val="yellow"/>
            <w:rPrChange w:id="280" w:author="Kristen Barbour" w:date="2026-07-27T16:12:00Z" w16du:dateUtc="2026-07-27T23:12:00Z">
              <w:rPr/>
            </w:rPrChange>
          </w:rPr>
          <w:t>Let’s check in how it is going calculating the medication adjustment plans for the other ones first, since they are more straightforward – calculating the</w:t>
        </w:r>
      </w:ins>
      <w:ins w:id="281" w:author="Kristen Barbour" w:date="2026-07-27T16:12:00Z" w16du:dateUtc="2026-07-27T23:12:00Z">
        <w:r w:rsidR="00222352" w:rsidRPr="00222352">
          <w:rPr>
            <w:highlight w:val="yellow"/>
            <w:rPrChange w:id="282" w:author="Kristen Barbour" w:date="2026-07-27T16:12:00Z" w16du:dateUtc="2026-07-27T23:12:00Z">
              <w:rPr/>
            </w:rPrChange>
          </w:rPr>
          <w:t xml:space="preserve"> 1 and 2 step increases so they match the tablet and mg/ml concentrations. I am working on a standard plan for this one, so we can talk more in person.)</w:t>
        </w:r>
      </w:ins>
    </w:p>
    <w:p w14:paraId="0AA59C58" w14:textId="139B88C3" w:rsidR="0083242D" w:rsidDel="007642B5" w:rsidRDefault="00000000">
      <w:pPr>
        <w:pStyle w:val="BlockText"/>
        <w:rPr>
          <w:del w:id="283" w:author="Kristen Barbour" w:date="2026-07-27T16:02:00Z" w16du:dateUtc="2026-07-27T23:02:00Z"/>
        </w:rPr>
      </w:pPr>
      <w:del w:id="284" w:author="Kristen Barbour" w:date="2026-07-27T16:02:00Z" w16du:dateUtc="2026-07-27T23:02:00Z">
        <w:r w:rsidDel="007642B5">
          <w:delText>Dear [parent/guardian],</w:delText>
        </w:r>
      </w:del>
    </w:p>
    <w:p w14:paraId="0E6BA122" w14:textId="7E76C4CA" w:rsidR="0083242D" w:rsidDel="007642B5" w:rsidRDefault="00000000" w:rsidP="007642B5">
      <w:pPr>
        <w:pStyle w:val="BlockText"/>
        <w:rPr>
          <w:del w:id="285" w:author="Kristen Barbour" w:date="2026-07-27T16:04:00Z" w16du:dateUtc="2026-07-27T23:04:00Z"/>
        </w:rPr>
      </w:pPr>
      <w:r>
        <w:t>Thank you for the update</w:t>
      </w:r>
      <w:del w:id="286" w:author="Kristen Barbour" w:date="2026-07-27T16:02:00Z" w16du:dateUtc="2026-07-27T23:02:00Z">
        <w:r w:rsidDel="007642B5">
          <w:delText xml:space="preserve"> on [child]</w:delText>
        </w:r>
      </w:del>
      <w:r>
        <w:t xml:space="preserve">. </w:t>
      </w:r>
      <w:ins w:id="287" w:author="Kristen Barbour" w:date="2026-07-27T16:04:00Z" w16du:dateUtc="2026-07-27T23:04:00Z">
        <w:r w:rsidR="007642B5">
          <w:t>Let’s work on switching to a new medication. Here is a plan:</w:t>
        </w:r>
      </w:ins>
      <w:del w:id="288" w:author="Kristen Barbour" w:date="2026-07-27T16:04:00Z" w16du:dateUtc="2026-07-27T23:04:00Z">
        <w:r w:rsidDel="007642B5">
          <w:delText>Based on what you described, I'd like to talk with you about trying a different seizure medicine instead of [medicine]. Changing seizure medicines is done carefully and step by step, usually starting the new medicine before slowly reducing the current one, and I'll go over the exact plan and doses with you before you change anything.</w:delText>
        </w:r>
      </w:del>
    </w:p>
    <w:p w14:paraId="79676EBD" w14:textId="77777777" w:rsidR="007642B5" w:rsidRDefault="007642B5" w:rsidP="007642B5">
      <w:pPr>
        <w:pStyle w:val="BodyText"/>
        <w:rPr>
          <w:ins w:id="289" w:author="Kristen Barbour" w:date="2026-07-27T16:04:00Z" w16du:dateUtc="2026-07-27T23:04:00Z"/>
        </w:rPr>
      </w:pPr>
    </w:p>
    <w:tbl>
      <w:tblPr>
        <w:tblStyle w:val="TableGrid"/>
        <w:tblW w:w="0" w:type="auto"/>
        <w:tblLook w:val="04A0" w:firstRow="1" w:lastRow="0" w:firstColumn="1" w:lastColumn="0" w:noHBand="0" w:noVBand="1"/>
      </w:tblPr>
      <w:tblGrid>
        <w:gridCol w:w="1430"/>
        <w:gridCol w:w="1980"/>
        <w:gridCol w:w="1980"/>
        <w:gridCol w:w="1980"/>
        <w:gridCol w:w="1980"/>
      </w:tblGrid>
      <w:tr w:rsidR="007642B5" w14:paraId="5AAC60D2" w14:textId="77777777" w:rsidTr="00222352">
        <w:trPr>
          <w:ins w:id="290" w:author="Kristen Barbour" w:date="2026-07-27T16:05:00Z" w16du:dateUtc="2026-07-27T23:05:00Z"/>
        </w:trPr>
        <w:tc>
          <w:tcPr>
            <w:tcW w:w="1792" w:type="dxa"/>
          </w:tcPr>
          <w:p w14:paraId="1779DB59" w14:textId="12CB6790" w:rsidR="007642B5" w:rsidRDefault="007642B5" w:rsidP="007642B5">
            <w:pPr>
              <w:pStyle w:val="BodyText"/>
              <w:rPr>
                <w:ins w:id="291" w:author="Kristen Barbour" w:date="2026-07-27T16:05:00Z" w16du:dateUtc="2026-07-27T23:05:00Z"/>
              </w:rPr>
            </w:pPr>
            <w:ins w:id="292" w:author="Kristen Barbour" w:date="2026-07-27T16:05:00Z" w16du:dateUtc="2026-07-27T23:05:00Z">
              <w:r>
                <w:t>Week</w:t>
              </w:r>
            </w:ins>
          </w:p>
        </w:tc>
        <w:tc>
          <w:tcPr>
            <w:tcW w:w="1980" w:type="dxa"/>
          </w:tcPr>
          <w:p w14:paraId="47482A51" w14:textId="77777777" w:rsidR="007642B5" w:rsidRDefault="007642B5" w:rsidP="007642B5">
            <w:pPr>
              <w:pStyle w:val="BodyText"/>
              <w:rPr>
                <w:ins w:id="293" w:author="Kristen Barbour" w:date="2026-07-27T16:05:00Z" w16du:dateUtc="2026-07-27T23:05:00Z"/>
              </w:rPr>
            </w:pPr>
            <w:ins w:id="294" w:author="Kristen Barbour" w:date="2026-07-27T16:05:00Z" w16du:dateUtc="2026-07-27T23:05:00Z">
              <w:r>
                <w:t>[Current medication]</w:t>
              </w:r>
            </w:ins>
          </w:p>
          <w:p w14:paraId="38E095F6" w14:textId="3047AF14" w:rsidR="007642B5" w:rsidRDefault="007642B5" w:rsidP="007642B5">
            <w:pPr>
              <w:pStyle w:val="BodyText"/>
              <w:rPr>
                <w:ins w:id="295" w:author="Kristen Barbour" w:date="2026-07-27T16:05:00Z" w16du:dateUtc="2026-07-27T23:05:00Z"/>
              </w:rPr>
            </w:pPr>
            <w:ins w:id="296" w:author="Kristen Barbour" w:date="2026-07-27T16:05:00Z" w16du:dateUtc="2026-07-27T23:05:00Z">
              <w:r>
                <w:t>AM Dose</w:t>
              </w:r>
            </w:ins>
          </w:p>
        </w:tc>
        <w:tc>
          <w:tcPr>
            <w:tcW w:w="1980" w:type="dxa"/>
          </w:tcPr>
          <w:p w14:paraId="2F8C300F" w14:textId="77777777" w:rsidR="007642B5" w:rsidRDefault="007642B5" w:rsidP="007642B5">
            <w:pPr>
              <w:pStyle w:val="BodyText"/>
              <w:rPr>
                <w:ins w:id="297" w:author="Kristen Barbour" w:date="2026-07-27T16:05:00Z" w16du:dateUtc="2026-07-27T23:05:00Z"/>
              </w:rPr>
            </w:pPr>
            <w:ins w:id="298" w:author="Kristen Barbour" w:date="2026-07-27T16:05:00Z" w16du:dateUtc="2026-07-27T23:05:00Z">
              <w:r>
                <w:t>[Current medication]</w:t>
              </w:r>
            </w:ins>
          </w:p>
          <w:p w14:paraId="1AE5D3CA" w14:textId="45EC2E50" w:rsidR="007642B5" w:rsidRDefault="007642B5" w:rsidP="007642B5">
            <w:pPr>
              <w:pStyle w:val="BodyText"/>
              <w:rPr>
                <w:ins w:id="299" w:author="Kristen Barbour" w:date="2026-07-27T16:05:00Z" w16du:dateUtc="2026-07-27T23:05:00Z"/>
              </w:rPr>
            </w:pPr>
            <w:ins w:id="300" w:author="Kristen Barbour" w:date="2026-07-27T16:05:00Z" w16du:dateUtc="2026-07-27T23:05:00Z">
              <w:r>
                <w:t>P</w:t>
              </w:r>
              <w:r>
                <w:t>M Dose</w:t>
              </w:r>
            </w:ins>
          </w:p>
        </w:tc>
        <w:tc>
          <w:tcPr>
            <w:tcW w:w="1980" w:type="dxa"/>
          </w:tcPr>
          <w:p w14:paraId="51FAA297" w14:textId="7B144DBD" w:rsidR="007642B5" w:rsidRDefault="007642B5" w:rsidP="007642B5">
            <w:pPr>
              <w:pStyle w:val="BodyText"/>
              <w:rPr>
                <w:ins w:id="301" w:author="Kristen Barbour" w:date="2026-07-27T16:05:00Z" w16du:dateUtc="2026-07-27T23:05:00Z"/>
              </w:rPr>
            </w:pPr>
            <w:ins w:id="302" w:author="Kristen Barbour" w:date="2026-07-27T16:05:00Z" w16du:dateUtc="2026-07-27T23:05:00Z">
              <w:r>
                <w:t>[</w:t>
              </w:r>
              <w:r>
                <w:t>New</w:t>
              </w:r>
              <w:r>
                <w:t xml:space="preserve"> medication]</w:t>
              </w:r>
            </w:ins>
          </w:p>
          <w:p w14:paraId="7DFAA28D" w14:textId="173C51A0" w:rsidR="007642B5" w:rsidRDefault="007642B5" w:rsidP="007642B5">
            <w:pPr>
              <w:pStyle w:val="BodyText"/>
              <w:rPr>
                <w:ins w:id="303" w:author="Kristen Barbour" w:date="2026-07-27T16:05:00Z" w16du:dateUtc="2026-07-27T23:05:00Z"/>
              </w:rPr>
            </w:pPr>
            <w:ins w:id="304" w:author="Kristen Barbour" w:date="2026-07-27T16:05:00Z" w16du:dateUtc="2026-07-27T23:05:00Z">
              <w:r>
                <w:t>AM Dose</w:t>
              </w:r>
            </w:ins>
          </w:p>
        </w:tc>
        <w:tc>
          <w:tcPr>
            <w:tcW w:w="1844" w:type="dxa"/>
          </w:tcPr>
          <w:p w14:paraId="74A86DEA" w14:textId="74D200A7" w:rsidR="007642B5" w:rsidRDefault="007642B5" w:rsidP="007642B5">
            <w:pPr>
              <w:pStyle w:val="BodyText"/>
              <w:rPr>
                <w:ins w:id="305" w:author="Kristen Barbour" w:date="2026-07-27T16:05:00Z" w16du:dateUtc="2026-07-27T23:05:00Z"/>
              </w:rPr>
            </w:pPr>
            <w:ins w:id="306" w:author="Kristen Barbour" w:date="2026-07-27T16:05:00Z" w16du:dateUtc="2026-07-27T23:05:00Z">
              <w:r>
                <w:t>[</w:t>
              </w:r>
              <w:r>
                <w:t>New</w:t>
              </w:r>
              <w:r>
                <w:t xml:space="preserve"> medication]</w:t>
              </w:r>
            </w:ins>
          </w:p>
          <w:p w14:paraId="133B07F1" w14:textId="38FAED78" w:rsidR="007642B5" w:rsidRDefault="007642B5" w:rsidP="007642B5">
            <w:pPr>
              <w:pStyle w:val="BodyText"/>
              <w:rPr>
                <w:ins w:id="307" w:author="Kristen Barbour" w:date="2026-07-27T16:05:00Z" w16du:dateUtc="2026-07-27T23:05:00Z"/>
              </w:rPr>
            </w:pPr>
            <w:ins w:id="308" w:author="Kristen Barbour" w:date="2026-07-27T16:05:00Z" w16du:dateUtc="2026-07-27T23:05:00Z">
              <w:r>
                <w:t>P</w:t>
              </w:r>
              <w:r>
                <w:t>M Dose</w:t>
              </w:r>
            </w:ins>
          </w:p>
        </w:tc>
      </w:tr>
      <w:tr w:rsidR="007642B5" w14:paraId="3A40BED1" w14:textId="77777777" w:rsidTr="00222352">
        <w:trPr>
          <w:ins w:id="309" w:author="Kristen Barbour" w:date="2026-07-27T16:05:00Z" w16du:dateUtc="2026-07-27T23:05:00Z"/>
        </w:trPr>
        <w:tc>
          <w:tcPr>
            <w:tcW w:w="1792" w:type="dxa"/>
          </w:tcPr>
          <w:p w14:paraId="220B41F1" w14:textId="3771067D" w:rsidR="007642B5" w:rsidRDefault="007642B5" w:rsidP="007642B5">
            <w:pPr>
              <w:pStyle w:val="BodyText"/>
              <w:rPr>
                <w:ins w:id="310" w:author="Kristen Barbour" w:date="2026-07-27T16:05:00Z" w16du:dateUtc="2026-07-27T23:05:00Z"/>
              </w:rPr>
            </w:pPr>
            <w:ins w:id="311" w:author="Kristen Barbour" w:date="2026-07-27T16:05:00Z" w16du:dateUtc="2026-07-27T23:05:00Z">
              <w:r>
                <w:t>Week 1</w:t>
              </w:r>
            </w:ins>
          </w:p>
        </w:tc>
        <w:tc>
          <w:tcPr>
            <w:tcW w:w="1980" w:type="dxa"/>
          </w:tcPr>
          <w:p w14:paraId="24ED7260" w14:textId="1A5AA90F" w:rsidR="007642B5" w:rsidRDefault="007642B5" w:rsidP="007642B5">
            <w:pPr>
              <w:pStyle w:val="BodyText"/>
              <w:rPr>
                <w:ins w:id="312" w:author="Kristen Barbour" w:date="2026-07-27T16:05:00Z" w16du:dateUtc="2026-07-27T23:05:00Z"/>
              </w:rPr>
            </w:pPr>
            <w:ins w:id="313" w:author="Kristen Barbour" w:date="2026-07-27T16:06:00Z" w16du:dateUtc="2026-07-27T23:06:00Z">
              <w:r>
                <w:t xml:space="preserve">[current </w:t>
              </w:r>
              <w:proofErr w:type="gramStart"/>
              <w:r>
                <w:t>dose][</w:t>
              </w:r>
              <w:proofErr w:type="gramEnd"/>
              <w:r>
                <w:t>frequency]</w:t>
              </w:r>
            </w:ins>
          </w:p>
        </w:tc>
        <w:tc>
          <w:tcPr>
            <w:tcW w:w="1980" w:type="dxa"/>
          </w:tcPr>
          <w:p w14:paraId="44498CB7" w14:textId="5C9F02F9" w:rsidR="007642B5" w:rsidRDefault="007642B5" w:rsidP="007642B5">
            <w:pPr>
              <w:pStyle w:val="BodyText"/>
              <w:rPr>
                <w:ins w:id="314" w:author="Kristen Barbour" w:date="2026-07-27T16:05:00Z" w16du:dateUtc="2026-07-27T23:05:00Z"/>
              </w:rPr>
            </w:pPr>
            <w:ins w:id="315" w:author="Kristen Barbour" w:date="2026-07-27T16:06:00Z" w16du:dateUtc="2026-07-27T23:06:00Z">
              <w:r>
                <w:t xml:space="preserve">[current </w:t>
              </w:r>
              <w:proofErr w:type="gramStart"/>
              <w:r>
                <w:t>dose][</w:t>
              </w:r>
              <w:proofErr w:type="gramEnd"/>
              <w:r>
                <w:t>frequency]</w:t>
              </w:r>
            </w:ins>
          </w:p>
        </w:tc>
        <w:tc>
          <w:tcPr>
            <w:tcW w:w="1980" w:type="dxa"/>
          </w:tcPr>
          <w:p w14:paraId="54A81907" w14:textId="54B15459" w:rsidR="007642B5" w:rsidRDefault="00222352" w:rsidP="007642B5">
            <w:pPr>
              <w:pStyle w:val="BodyText"/>
              <w:rPr>
                <w:ins w:id="316" w:author="Kristen Barbour" w:date="2026-07-27T16:05:00Z" w16du:dateUtc="2026-07-27T23:05:00Z"/>
              </w:rPr>
            </w:pPr>
            <w:ins w:id="317" w:author="Kristen Barbour" w:date="2026-07-27T16:10:00Z" w16du:dateUtc="2026-07-27T23:10:00Z">
              <w:r>
                <w:t>Starting</w:t>
              </w:r>
            </w:ins>
          </w:p>
        </w:tc>
        <w:tc>
          <w:tcPr>
            <w:tcW w:w="1844" w:type="dxa"/>
          </w:tcPr>
          <w:p w14:paraId="4FD5057F" w14:textId="5F909832" w:rsidR="007642B5" w:rsidRDefault="00222352" w:rsidP="007642B5">
            <w:pPr>
              <w:pStyle w:val="BodyText"/>
              <w:rPr>
                <w:ins w:id="318" w:author="Kristen Barbour" w:date="2026-07-27T16:05:00Z" w16du:dateUtc="2026-07-27T23:05:00Z"/>
              </w:rPr>
            </w:pPr>
            <w:ins w:id="319" w:author="Kristen Barbour" w:date="2026-07-27T16:11:00Z" w16du:dateUtc="2026-07-27T23:11:00Z">
              <w:r>
                <w:t>Starting</w:t>
              </w:r>
            </w:ins>
          </w:p>
        </w:tc>
      </w:tr>
      <w:tr w:rsidR="007642B5" w14:paraId="18403B11" w14:textId="77777777" w:rsidTr="00222352">
        <w:trPr>
          <w:ins w:id="320" w:author="Kristen Barbour" w:date="2026-07-27T16:05:00Z" w16du:dateUtc="2026-07-27T23:05:00Z"/>
        </w:trPr>
        <w:tc>
          <w:tcPr>
            <w:tcW w:w="1792" w:type="dxa"/>
          </w:tcPr>
          <w:p w14:paraId="60E51E0F" w14:textId="7A4BDB54" w:rsidR="007642B5" w:rsidRDefault="007642B5" w:rsidP="007642B5">
            <w:pPr>
              <w:pStyle w:val="BodyText"/>
              <w:rPr>
                <w:ins w:id="321" w:author="Kristen Barbour" w:date="2026-07-27T16:05:00Z" w16du:dateUtc="2026-07-27T23:05:00Z"/>
              </w:rPr>
            </w:pPr>
            <w:ins w:id="322" w:author="Kristen Barbour" w:date="2026-07-27T16:05:00Z" w16du:dateUtc="2026-07-27T23:05:00Z">
              <w:r>
                <w:t>Week 2</w:t>
              </w:r>
            </w:ins>
          </w:p>
        </w:tc>
        <w:tc>
          <w:tcPr>
            <w:tcW w:w="1980" w:type="dxa"/>
          </w:tcPr>
          <w:p w14:paraId="50BEFFE3" w14:textId="5AAD7F10" w:rsidR="007642B5" w:rsidRDefault="007642B5" w:rsidP="007642B5">
            <w:pPr>
              <w:pStyle w:val="BodyText"/>
              <w:rPr>
                <w:ins w:id="323" w:author="Kristen Barbour" w:date="2026-07-27T16:05:00Z" w16du:dateUtc="2026-07-27T23:05:00Z"/>
              </w:rPr>
            </w:pPr>
            <w:ins w:id="324" w:author="Kristen Barbour" w:date="2026-07-27T16:07:00Z" w16du:dateUtc="2026-07-27T23:07:00Z">
              <w:r>
                <w:t xml:space="preserve">[current </w:t>
              </w:r>
              <w:proofErr w:type="gramStart"/>
              <w:r>
                <w:t>dose]</w:t>
              </w:r>
              <w:r>
                <w:t>*</w:t>
              </w:r>
              <w:proofErr w:type="gramEnd"/>
              <w:r>
                <w:t xml:space="preserve">0.75 </w:t>
              </w:r>
              <w:r>
                <w:t>[frequency]</w:t>
              </w:r>
            </w:ins>
          </w:p>
        </w:tc>
        <w:tc>
          <w:tcPr>
            <w:tcW w:w="1980" w:type="dxa"/>
          </w:tcPr>
          <w:p w14:paraId="4A6B8A85" w14:textId="75FFBF86" w:rsidR="007642B5" w:rsidRDefault="007642B5" w:rsidP="007642B5">
            <w:pPr>
              <w:pStyle w:val="BodyText"/>
              <w:rPr>
                <w:ins w:id="325" w:author="Kristen Barbour" w:date="2026-07-27T16:05:00Z" w16du:dateUtc="2026-07-27T23:05:00Z"/>
              </w:rPr>
            </w:pPr>
            <w:ins w:id="326" w:author="Kristen Barbour" w:date="2026-07-27T16:07:00Z" w16du:dateUtc="2026-07-27T23:07:00Z">
              <w:r>
                <w:t xml:space="preserve">[current </w:t>
              </w:r>
              <w:proofErr w:type="gramStart"/>
              <w:r>
                <w:t>dose]*</w:t>
              </w:r>
              <w:proofErr w:type="gramEnd"/>
              <w:r>
                <w:t>0.75 [frequency]</w:t>
              </w:r>
            </w:ins>
          </w:p>
        </w:tc>
        <w:tc>
          <w:tcPr>
            <w:tcW w:w="1980" w:type="dxa"/>
          </w:tcPr>
          <w:p w14:paraId="1AADEF1A" w14:textId="49BFDA5F" w:rsidR="007642B5" w:rsidRDefault="00222352" w:rsidP="007642B5">
            <w:pPr>
              <w:pStyle w:val="BodyText"/>
              <w:rPr>
                <w:ins w:id="327" w:author="Kristen Barbour" w:date="2026-07-27T16:05:00Z" w16du:dateUtc="2026-07-27T23:05:00Z"/>
              </w:rPr>
            </w:pPr>
            <w:ins w:id="328" w:author="Kristen Barbour" w:date="2026-07-27T16:10:00Z" w16du:dateUtc="2026-07-27T23:10:00Z">
              <w:r>
                <w:t>Increasing</w:t>
              </w:r>
            </w:ins>
          </w:p>
        </w:tc>
        <w:tc>
          <w:tcPr>
            <w:tcW w:w="1844" w:type="dxa"/>
          </w:tcPr>
          <w:p w14:paraId="1DBA89AC" w14:textId="12965D93" w:rsidR="007642B5" w:rsidRDefault="00222352" w:rsidP="007642B5">
            <w:pPr>
              <w:pStyle w:val="BodyText"/>
              <w:rPr>
                <w:ins w:id="329" w:author="Kristen Barbour" w:date="2026-07-27T16:05:00Z" w16du:dateUtc="2026-07-27T23:05:00Z"/>
              </w:rPr>
            </w:pPr>
            <w:ins w:id="330" w:author="Kristen Barbour" w:date="2026-07-27T16:11:00Z" w16du:dateUtc="2026-07-27T23:11:00Z">
              <w:r>
                <w:t>Increasing</w:t>
              </w:r>
            </w:ins>
          </w:p>
        </w:tc>
      </w:tr>
      <w:tr w:rsidR="007642B5" w14:paraId="7E245670" w14:textId="77777777" w:rsidTr="00222352">
        <w:trPr>
          <w:ins w:id="331" w:author="Kristen Barbour" w:date="2026-07-27T16:05:00Z" w16du:dateUtc="2026-07-27T23:05:00Z"/>
        </w:trPr>
        <w:tc>
          <w:tcPr>
            <w:tcW w:w="1792" w:type="dxa"/>
          </w:tcPr>
          <w:p w14:paraId="7326BBC3" w14:textId="418751C2" w:rsidR="007642B5" w:rsidRDefault="007642B5" w:rsidP="007642B5">
            <w:pPr>
              <w:pStyle w:val="BodyText"/>
              <w:rPr>
                <w:ins w:id="332" w:author="Kristen Barbour" w:date="2026-07-27T16:05:00Z" w16du:dateUtc="2026-07-27T23:05:00Z"/>
              </w:rPr>
            </w:pPr>
            <w:ins w:id="333" w:author="Kristen Barbour" w:date="2026-07-27T16:05:00Z" w16du:dateUtc="2026-07-27T23:05:00Z">
              <w:r>
                <w:t>Week 3</w:t>
              </w:r>
            </w:ins>
          </w:p>
        </w:tc>
        <w:tc>
          <w:tcPr>
            <w:tcW w:w="1980" w:type="dxa"/>
          </w:tcPr>
          <w:p w14:paraId="2FFE17B6" w14:textId="268C689B" w:rsidR="007642B5" w:rsidRDefault="007642B5" w:rsidP="007642B5">
            <w:pPr>
              <w:pStyle w:val="BodyText"/>
              <w:rPr>
                <w:ins w:id="334" w:author="Kristen Barbour" w:date="2026-07-27T16:05:00Z" w16du:dateUtc="2026-07-27T23:05:00Z"/>
              </w:rPr>
            </w:pPr>
            <w:ins w:id="335" w:author="Kristen Barbour" w:date="2026-07-27T16:07:00Z" w16du:dateUtc="2026-07-27T23:07:00Z">
              <w:r>
                <w:t xml:space="preserve">[current </w:t>
              </w:r>
              <w:proofErr w:type="gramStart"/>
              <w:r>
                <w:t>dose]*</w:t>
              </w:r>
              <w:proofErr w:type="gramEnd"/>
              <w:r>
                <w:t>0.</w:t>
              </w:r>
            </w:ins>
            <w:ins w:id="336" w:author="Kristen Barbour" w:date="2026-07-27T16:08:00Z" w16du:dateUtc="2026-07-27T23:08:00Z">
              <w:r>
                <w:t>50</w:t>
              </w:r>
            </w:ins>
            <w:ins w:id="337" w:author="Kristen Barbour" w:date="2026-07-27T16:07:00Z" w16du:dateUtc="2026-07-27T23:07:00Z">
              <w:r>
                <w:t xml:space="preserve"> [frequency]</w:t>
              </w:r>
            </w:ins>
          </w:p>
        </w:tc>
        <w:tc>
          <w:tcPr>
            <w:tcW w:w="1980" w:type="dxa"/>
          </w:tcPr>
          <w:p w14:paraId="41E05BF0" w14:textId="65FD7A65" w:rsidR="007642B5" w:rsidRDefault="007642B5" w:rsidP="007642B5">
            <w:pPr>
              <w:pStyle w:val="BodyText"/>
              <w:rPr>
                <w:ins w:id="338" w:author="Kristen Barbour" w:date="2026-07-27T16:05:00Z" w16du:dateUtc="2026-07-27T23:05:00Z"/>
              </w:rPr>
            </w:pPr>
            <w:ins w:id="339" w:author="Kristen Barbour" w:date="2026-07-27T16:07:00Z" w16du:dateUtc="2026-07-27T23:07:00Z">
              <w:r>
                <w:t xml:space="preserve">[current </w:t>
              </w:r>
              <w:proofErr w:type="gramStart"/>
              <w:r>
                <w:t>dose]*</w:t>
              </w:r>
              <w:proofErr w:type="gramEnd"/>
              <w:r>
                <w:t>0.</w:t>
              </w:r>
            </w:ins>
            <w:ins w:id="340" w:author="Kristen Barbour" w:date="2026-07-27T16:08:00Z" w16du:dateUtc="2026-07-27T23:08:00Z">
              <w:r>
                <w:t>50</w:t>
              </w:r>
            </w:ins>
            <w:ins w:id="341" w:author="Kristen Barbour" w:date="2026-07-27T16:07:00Z" w16du:dateUtc="2026-07-27T23:07:00Z">
              <w:r>
                <w:t xml:space="preserve"> [frequency]</w:t>
              </w:r>
            </w:ins>
          </w:p>
        </w:tc>
        <w:tc>
          <w:tcPr>
            <w:tcW w:w="1980" w:type="dxa"/>
          </w:tcPr>
          <w:p w14:paraId="5733D037" w14:textId="55B22C85" w:rsidR="007642B5" w:rsidRDefault="00222352" w:rsidP="007642B5">
            <w:pPr>
              <w:pStyle w:val="BodyText"/>
              <w:rPr>
                <w:ins w:id="342" w:author="Kristen Barbour" w:date="2026-07-27T16:05:00Z" w16du:dateUtc="2026-07-27T23:05:00Z"/>
              </w:rPr>
            </w:pPr>
            <w:ins w:id="343" w:author="Kristen Barbour" w:date="2026-07-27T16:10:00Z" w16du:dateUtc="2026-07-27T23:10:00Z">
              <w:r>
                <w:t>increasing</w:t>
              </w:r>
            </w:ins>
          </w:p>
        </w:tc>
        <w:tc>
          <w:tcPr>
            <w:tcW w:w="1844" w:type="dxa"/>
          </w:tcPr>
          <w:p w14:paraId="79C7B980" w14:textId="3F05F52D" w:rsidR="007642B5" w:rsidRDefault="00222352" w:rsidP="007642B5">
            <w:pPr>
              <w:pStyle w:val="BodyText"/>
              <w:rPr>
                <w:ins w:id="344" w:author="Kristen Barbour" w:date="2026-07-27T16:05:00Z" w16du:dateUtc="2026-07-27T23:05:00Z"/>
              </w:rPr>
            </w:pPr>
            <w:ins w:id="345" w:author="Kristen Barbour" w:date="2026-07-27T16:11:00Z" w16du:dateUtc="2026-07-27T23:11:00Z">
              <w:r>
                <w:t>increasing</w:t>
              </w:r>
            </w:ins>
          </w:p>
        </w:tc>
      </w:tr>
      <w:tr w:rsidR="00222352" w14:paraId="3BC67D15" w14:textId="77777777" w:rsidTr="00222352">
        <w:trPr>
          <w:ins w:id="346" w:author="Kristen Barbour" w:date="2026-07-27T16:05:00Z" w16du:dateUtc="2026-07-27T23:05:00Z"/>
        </w:trPr>
        <w:tc>
          <w:tcPr>
            <w:tcW w:w="1792" w:type="dxa"/>
          </w:tcPr>
          <w:p w14:paraId="28E730E2" w14:textId="62CBA5E5" w:rsidR="00222352" w:rsidRDefault="00222352" w:rsidP="00222352">
            <w:pPr>
              <w:pStyle w:val="BodyText"/>
              <w:rPr>
                <w:ins w:id="347" w:author="Kristen Barbour" w:date="2026-07-27T16:05:00Z" w16du:dateUtc="2026-07-27T23:05:00Z"/>
              </w:rPr>
            </w:pPr>
            <w:ins w:id="348" w:author="Kristen Barbour" w:date="2026-07-27T16:05:00Z" w16du:dateUtc="2026-07-27T23:05:00Z">
              <w:r>
                <w:t>Week 4</w:t>
              </w:r>
            </w:ins>
            <w:ins w:id="349" w:author="Kristen Barbour" w:date="2026-07-27T16:08:00Z" w16du:dateUtc="2026-07-27T23:08:00Z">
              <w:r>
                <w:t xml:space="preserve"> and continue</w:t>
              </w:r>
            </w:ins>
          </w:p>
        </w:tc>
        <w:tc>
          <w:tcPr>
            <w:tcW w:w="1980" w:type="dxa"/>
          </w:tcPr>
          <w:p w14:paraId="484B0BD8" w14:textId="0E02EE2F" w:rsidR="00222352" w:rsidRDefault="00222352" w:rsidP="00222352">
            <w:pPr>
              <w:pStyle w:val="BodyText"/>
              <w:rPr>
                <w:ins w:id="350" w:author="Kristen Barbour" w:date="2026-07-27T16:05:00Z" w16du:dateUtc="2026-07-27T23:05:00Z"/>
              </w:rPr>
            </w:pPr>
            <w:ins w:id="351" w:author="Kristen Barbour" w:date="2026-07-27T16:07:00Z" w16du:dateUtc="2026-07-27T23:07:00Z">
              <w:r>
                <w:t xml:space="preserve">[current </w:t>
              </w:r>
              <w:proofErr w:type="gramStart"/>
              <w:r>
                <w:t>dose]*</w:t>
              </w:r>
              <w:proofErr w:type="gramEnd"/>
              <w:r>
                <w:t>0.</w:t>
              </w:r>
            </w:ins>
            <w:ins w:id="352" w:author="Kristen Barbour" w:date="2026-07-27T16:08:00Z" w16du:dateUtc="2026-07-27T23:08:00Z">
              <w:r>
                <w:t>25</w:t>
              </w:r>
            </w:ins>
            <w:ins w:id="353" w:author="Kristen Barbour" w:date="2026-07-27T16:07:00Z" w16du:dateUtc="2026-07-27T23:07:00Z">
              <w:r>
                <w:t xml:space="preserve"> [frequency]</w:t>
              </w:r>
            </w:ins>
          </w:p>
        </w:tc>
        <w:tc>
          <w:tcPr>
            <w:tcW w:w="1980" w:type="dxa"/>
          </w:tcPr>
          <w:p w14:paraId="02122AB9" w14:textId="5D14C7A1" w:rsidR="00222352" w:rsidRDefault="00222352" w:rsidP="00222352">
            <w:pPr>
              <w:pStyle w:val="BodyText"/>
              <w:rPr>
                <w:ins w:id="354" w:author="Kristen Barbour" w:date="2026-07-27T16:05:00Z" w16du:dateUtc="2026-07-27T23:05:00Z"/>
              </w:rPr>
            </w:pPr>
            <w:ins w:id="355" w:author="Kristen Barbour" w:date="2026-07-27T16:07:00Z" w16du:dateUtc="2026-07-27T23:07:00Z">
              <w:r>
                <w:t xml:space="preserve">[current </w:t>
              </w:r>
              <w:proofErr w:type="gramStart"/>
              <w:r>
                <w:t>dose]*</w:t>
              </w:r>
              <w:proofErr w:type="gramEnd"/>
              <w:r>
                <w:t>0.</w:t>
              </w:r>
            </w:ins>
            <w:ins w:id="356" w:author="Kristen Barbour" w:date="2026-07-27T16:08:00Z" w16du:dateUtc="2026-07-27T23:08:00Z">
              <w:r>
                <w:t>25</w:t>
              </w:r>
            </w:ins>
            <w:ins w:id="357" w:author="Kristen Barbour" w:date="2026-07-27T16:07:00Z" w16du:dateUtc="2026-07-27T23:07:00Z">
              <w:r>
                <w:t xml:space="preserve"> [frequency]</w:t>
              </w:r>
            </w:ins>
          </w:p>
        </w:tc>
        <w:tc>
          <w:tcPr>
            <w:tcW w:w="1980" w:type="dxa"/>
          </w:tcPr>
          <w:p w14:paraId="0DFDB91A" w14:textId="6D06D53E" w:rsidR="00222352" w:rsidRDefault="00222352" w:rsidP="00222352">
            <w:pPr>
              <w:pStyle w:val="BodyText"/>
              <w:rPr>
                <w:ins w:id="358" w:author="Kristen Barbour" w:date="2026-07-27T16:05:00Z" w16du:dateUtc="2026-07-27T23:05:00Z"/>
              </w:rPr>
            </w:pPr>
            <w:ins w:id="359" w:author="Kristen Barbour" w:date="2026-07-27T16:10:00Z" w16du:dateUtc="2026-07-27T23:10:00Z">
              <w:r>
                <w:t xml:space="preserve">[new medication goal </w:t>
              </w:r>
              <w:proofErr w:type="gramStart"/>
              <w:r>
                <w:t>dose][</w:t>
              </w:r>
              <w:proofErr w:type="gramEnd"/>
              <w:r>
                <w:t>frequency]</w:t>
              </w:r>
            </w:ins>
          </w:p>
        </w:tc>
        <w:tc>
          <w:tcPr>
            <w:tcW w:w="1844" w:type="dxa"/>
          </w:tcPr>
          <w:p w14:paraId="59B2CF45" w14:textId="375215E6" w:rsidR="00222352" w:rsidRDefault="00222352" w:rsidP="00222352">
            <w:pPr>
              <w:pStyle w:val="BodyText"/>
              <w:rPr>
                <w:ins w:id="360" w:author="Kristen Barbour" w:date="2026-07-27T16:05:00Z" w16du:dateUtc="2026-07-27T23:05:00Z"/>
              </w:rPr>
            </w:pPr>
            <w:ins w:id="361" w:author="Kristen Barbour" w:date="2026-07-27T16:10:00Z" w16du:dateUtc="2026-07-27T23:10:00Z">
              <w:r>
                <w:t xml:space="preserve">[new medication goal </w:t>
              </w:r>
              <w:proofErr w:type="gramStart"/>
              <w:r>
                <w:t>dose][</w:t>
              </w:r>
              <w:proofErr w:type="gramEnd"/>
              <w:r>
                <w:t>frequency]</w:t>
              </w:r>
            </w:ins>
          </w:p>
        </w:tc>
      </w:tr>
    </w:tbl>
    <w:p w14:paraId="338B2EA2" w14:textId="77777777" w:rsidR="007642B5" w:rsidRPr="007642B5" w:rsidRDefault="007642B5" w:rsidP="007642B5">
      <w:pPr>
        <w:pStyle w:val="BodyText"/>
        <w:rPr>
          <w:ins w:id="362" w:author="Kristen Barbour" w:date="2026-07-27T16:04:00Z" w16du:dateUtc="2026-07-27T23:04:00Z"/>
        </w:rPr>
        <w:pPrChange w:id="363" w:author="Kristen Barbour" w:date="2026-07-27T16:04:00Z" w16du:dateUtc="2026-07-27T23:04:00Z">
          <w:pPr>
            <w:pStyle w:val="BlockText"/>
          </w:pPr>
        </w:pPrChange>
      </w:pPr>
    </w:p>
    <w:p w14:paraId="5211528F" w14:textId="2C5EBF65" w:rsidR="0083242D" w:rsidDel="007642B5" w:rsidRDefault="00222352" w:rsidP="00222352">
      <w:pPr>
        <w:pStyle w:val="BlockText"/>
        <w:rPr>
          <w:del w:id="364" w:author="Kristen Barbour" w:date="2026-07-27T16:04:00Z" w16du:dateUtc="2026-07-27T23:04:00Z"/>
        </w:rPr>
        <w:pPrChange w:id="365" w:author="Kristen Barbour" w:date="2026-07-27T16:09:00Z" w16du:dateUtc="2026-07-27T23:09:00Z">
          <w:pPr>
            <w:pStyle w:val="BlockText"/>
            <w:ind w:left="0"/>
          </w:pPr>
        </w:pPrChange>
      </w:pPr>
      <w:ins w:id="366" w:author="Kristen Barbour" w:date="2026-07-27T16:09:00Z" w16du:dateUtc="2026-07-27T23:09:00Z">
        <w:r>
          <w:t>S</w:t>
        </w:r>
        <w:r>
          <w:t>end me another update in about 4 weeks</w:t>
        </w:r>
        <w:r>
          <w:t xml:space="preserve"> and we can plan next steps from there. </w:t>
        </w:r>
      </w:ins>
      <w:del w:id="367" w:author="Kristen Barbour" w:date="2026-07-27T16:04:00Z" w16du:dateUtc="2026-07-27T23:04:00Z">
        <w:r w:rsidR="00000000" w:rsidDel="007642B5">
          <w:delText>For now, please keep giving [medicine] as prescribed. Our team will reach out to set up a time to talk.</w:delText>
        </w:r>
      </w:del>
    </w:p>
    <w:p w14:paraId="7D9911E6" w14:textId="35DA42E3" w:rsidR="0083242D" w:rsidRDefault="00000000" w:rsidP="007642B5">
      <w:pPr>
        <w:pStyle w:val="BlockText"/>
        <w:ind w:left="0"/>
        <w:rPr>
          <w:ins w:id="368" w:author="Kristen Barbour" w:date="2026-07-27T16:04:00Z" w16du:dateUtc="2026-07-27T23:04:00Z"/>
        </w:rPr>
        <w:pPrChange w:id="369" w:author="Kristen Barbour" w:date="2026-07-27T16:06:00Z" w16du:dateUtc="2026-07-27T23:06:00Z">
          <w:pPr>
            <w:pStyle w:val="BlockText"/>
          </w:pPr>
        </w:pPrChange>
      </w:pPr>
      <w:del w:id="370" w:author="Kristen Barbour" w:date="2026-07-27T16:04:00Z" w16du:dateUtc="2026-07-27T23:04:00Z">
        <w:r w:rsidDel="007642B5">
          <w:delText>Dr. [Name]</w:delText>
        </w:r>
      </w:del>
    </w:p>
    <w:p w14:paraId="50B7789B" w14:textId="77777777" w:rsidR="007642B5" w:rsidRDefault="007642B5" w:rsidP="007642B5">
      <w:pPr>
        <w:pStyle w:val="BodyText"/>
        <w:rPr>
          <w:ins w:id="371" w:author="Kristen Barbour" w:date="2026-07-27T16:04:00Z" w16du:dateUtc="2026-07-27T23:04:00Z"/>
        </w:rPr>
      </w:pPr>
    </w:p>
    <w:p w14:paraId="2A9FA7C2" w14:textId="77777777" w:rsidR="007642B5" w:rsidRPr="007642B5" w:rsidRDefault="007642B5" w:rsidP="007642B5">
      <w:pPr>
        <w:pStyle w:val="BodyText"/>
        <w:pPrChange w:id="372" w:author="Kristen Barbour" w:date="2026-07-27T16:04:00Z" w16du:dateUtc="2026-07-27T23:04:00Z">
          <w:pPr>
            <w:pStyle w:val="BlockText"/>
          </w:pPr>
        </w:pPrChange>
      </w:pPr>
    </w:p>
    <w:p w14:paraId="745093E5" w14:textId="77777777" w:rsidR="0083242D" w:rsidRDefault="00000000">
      <w:pPr>
        <w:pStyle w:val="Heading3"/>
      </w:pPr>
      <w:bookmarkStart w:id="373" w:name="g-add-a-second-medicine"/>
      <w:r>
        <w:t>G. Add a second medicine</w:t>
      </w:r>
      <w:bookmarkEnd w:id="373"/>
    </w:p>
    <w:p w14:paraId="5246B53F" w14:textId="1CF8EA03" w:rsidR="0083242D" w:rsidDel="00222352" w:rsidRDefault="00000000">
      <w:pPr>
        <w:pStyle w:val="BlockText"/>
        <w:rPr>
          <w:del w:id="374" w:author="Kristen Barbour" w:date="2026-07-27T16:12:00Z" w16du:dateUtc="2026-07-27T23:12:00Z"/>
        </w:rPr>
      </w:pPr>
      <w:del w:id="375" w:author="Kristen Barbour" w:date="2026-07-27T16:12:00Z" w16du:dateUtc="2026-07-27T23:12:00Z">
        <w:r w:rsidDel="00222352">
          <w:delText>Dear [parent/guardian],</w:delText>
        </w:r>
      </w:del>
    </w:p>
    <w:p w14:paraId="7DA411DE" w14:textId="3FF59BF4" w:rsidR="0083242D" w:rsidDel="00222352" w:rsidRDefault="00000000" w:rsidP="00222352">
      <w:pPr>
        <w:pStyle w:val="BlockText"/>
        <w:rPr>
          <w:del w:id="376" w:author="Kristen Barbour" w:date="2026-07-27T16:13:00Z" w16du:dateUtc="2026-07-27T23:13:00Z"/>
        </w:rPr>
        <w:pPrChange w:id="377" w:author="Kristen Barbour" w:date="2026-07-27T16:13:00Z" w16du:dateUtc="2026-07-27T23:13:00Z">
          <w:pPr>
            <w:pStyle w:val="BlockText"/>
          </w:pPr>
        </w:pPrChange>
      </w:pPr>
      <w:r>
        <w:t>Thank you for the update</w:t>
      </w:r>
      <w:del w:id="378" w:author="Kristen Barbour" w:date="2026-07-27T16:13:00Z" w16du:dateUtc="2026-07-27T23:13:00Z">
        <w:r w:rsidDel="00222352">
          <w:delText xml:space="preserve"> on [child]</w:delText>
        </w:r>
      </w:del>
      <w:r>
        <w:t xml:space="preserve">. </w:t>
      </w:r>
      <w:del w:id="379" w:author="Kristen Barbour" w:date="2026-07-27T16:13:00Z" w16du:dateUtc="2026-07-27T23:13:00Z">
        <w:r w:rsidDel="00222352">
          <w:delText xml:space="preserve">[medicine] does seem to be helping, so rather than stopping it, I'd like to consider adding a second medicine alongside it. </w:delText>
        </w:r>
      </w:del>
      <w:ins w:id="380" w:author="Kristen Barbour" w:date="2026-07-27T16:13:00Z" w16du:dateUtc="2026-07-27T23:13:00Z">
        <w:r w:rsidR="00222352">
          <w:t xml:space="preserve">Let’s add a second medication. </w:t>
        </w:r>
      </w:ins>
      <w:r>
        <w:t xml:space="preserve">Sometimes two medicines that work in different ways give better seizure control with fewer side effects. </w:t>
      </w:r>
      <w:del w:id="381" w:author="Kristen Barbour" w:date="2026-07-27T16:13:00Z" w16du:dateUtc="2026-07-27T23:13:00Z">
        <w:r w:rsidDel="00222352">
          <w:delText>I'll go over which medicine and the exact doses with you before any change.</w:delText>
        </w:r>
      </w:del>
    </w:p>
    <w:p w14:paraId="1A4E65A4" w14:textId="7ED2DADB" w:rsidR="0083242D" w:rsidDel="00222352" w:rsidRDefault="00000000" w:rsidP="00222352">
      <w:pPr>
        <w:pStyle w:val="BlockText"/>
        <w:rPr>
          <w:del w:id="382" w:author="Kristen Barbour" w:date="2026-07-27T16:13:00Z" w16du:dateUtc="2026-07-27T23:13:00Z"/>
        </w:rPr>
        <w:pPrChange w:id="383" w:author="Kristen Barbour" w:date="2026-07-27T16:13:00Z" w16du:dateUtc="2026-07-27T23:13:00Z">
          <w:pPr>
            <w:pStyle w:val="BlockText"/>
          </w:pPr>
        </w:pPrChange>
      </w:pPr>
      <w:del w:id="384" w:author="Kristen Barbour" w:date="2026-07-27T16:13:00Z" w16du:dateUtc="2026-07-27T23:13:00Z">
        <w:r w:rsidDel="00222352">
          <w:delText>Please keep giving [medicine] as prescribed for now. Our team will be in touch.</w:delText>
        </w:r>
      </w:del>
    </w:p>
    <w:p w14:paraId="3EBFAA4D" w14:textId="77777777" w:rsidR="00222352" w:rsidRDefault="00000000" w:rsidP="00222352">
      <w:pPr>
        <w:pStyle w:val="BlockText"/>
        <w:rPr>
          <w:ins w:id="385" w:author="Kristen Barbour" w:date="2026-07-27T16:14:00Z" w16du:dateUtc="2026-07-27T23:14:00Z"/>
        </w:rPr>
      </w:pPr>
      <w:del w:id="386" w:author="Kristen Barbour" w:date="2026-07-27T16:13:00Z" w16du:dateUtc="2026-07-27T23:13:00Z">
        <w:r w:rsidDel="00222352">
          <w:delText>Dr. [Name]</w:delText>
        </w:r>
      </w:del>
      <w:ins w:id="387" w:author="Kristen Barbour" w:date="2026-07-27T16:13:00Z" w16du:dateUtc="2026-07-27T23:13:00Z">
        <w:r w:rsidR="00222352">
          <w:t>I sent a prescription to you</w:t>
        </w:r>
      </w:ins>
      <w:ins w:id="388" w:author="Kristen Barbour" w:date="2026-07-27T16:14:00Z" w16du:dateUtc="2026-07-27T23:14:00Z">
        <w:r w:rsidR="00222352">
          <w:t xml:space="preserve">r pharmacy to start [new medication] [per dose] [frequency]. No changes to [old medication]. </w:t>
        </w:r>
      </w:ins>
    </w:p>
    <w:p w14:paraId="4C067024" w14:textId="3A580864" w:rsidR="00222352" w:rsidRPr="00222352" w:rsidRDefault="00222352" w:rsidP="00222352">
      <w:pPr>
        <w:pStyle w:val="BlockText"/>
      </w:pPr>
      <w:ins w:id="389" w:author="Kristen Barbour" w:date="2026-07-27T16:14:00Z" w16du:dateUtc="2026-07-27T23:14:00Z">
        <w:r>
          <w:t xml:space="preserve">Send me another update in about 4 weeks. </w:t>
        </w:r>
      </w:ins>
    </w:p>
    <w:p w14:paraId="0E66E7BB" w14:textId="7FB172FD" w:rsidR="00222352" w:rsidRDefault="00000000">
      <w:pPr>
        <w:pStyle w:val="Heading3"/>
        <w:rPr>
          <w:ins w:id="390" w:author="Kristen Barbour" w:date="2026-07-27T16:17:00Z" w16du:dateUtc="2026-07-27T23:17:00Z"/>
        </w:rPr>
      </w:pPr>
      <w:bookmarkStart w:id="391" w:name="h-ask-the-family-a-question"/>
      <w:proofErr w:type="gramStart"/>
      <w:r>
        <w:t>H. Ask</w:t>
      </w:r>
      <w:proofErr w:type="gramEnd"/>
      <w:r>
        <w:t xml:space="preserve"> the family a question</w:t>
      </w:r>
      <w:bookmarkEnd w:id="391"/>
      <w:ins w:id="392" w:author="Kristen Barbour" w:date="2026-07-27T16:15:00Z" w16du:dateUtc="2026-07-27T23:15:00Z">
        <w:r w:rsidR="00222352">
          <w:t xml:space="preserve"> (Can you have them select this option in the survey. For ones with </w:t>
        </w:r>
      </w:ins>
      <w:ins w:id="393" w:author="Kristen Barbour" w:date="2026-07-27T16:16:00Z" w16du:dateUtc="2026-07-27T23:16:00Z">
        <w:r w:rsidR="00222352">
          <w:t xml:space="preserve">any breakthrough seizure &amp; Level 3 (medium, a lot) side effects, can you build into the survey </w:t>
        </w:r>
      </w:ins>
      <w:ins w:id="394" w:author="Kristen Barbour" w:date="2026-07-27T16:26:00Z" w16du:dateUtc="2026-07-27T23:26:00Z">
        <w:r w:rsidR="00A915E4">
          <w:t>to say</w:t>
        </w:r>
      </w:ins>
      <w:ins w:id="395" w:author="Kristen Barbour" w:date="2026-07-27T16:17:00Z" w16du:dateUtc="2026-07-27T23:17:00Z">
        <w:r w:rsidR="00222352">
          <w:t xml:space="preserve">: </w:t>
        </w:r>
      </w:ins>
    </w:p>
    <w:p w14:paraId="425B5080" w14:textId="30EB151F" w:rsidR="00222352" w:rsidRDefault="00222352">
      <w:pPr>
        <w:pStyle w:val="Heading3"/>
        <w:rPr>
          <w:ins w:id="396" w:author="Kristen Barbour" w:date="2026-07-27T16:17:00Z" w16du:dateUtc="2026-07-27T23:17:00Z"/>
        </w:rPr>
      </w:pPr>
      <w:ins w:id="397" w:author="Kristen Barbour" w:date="2026-07-27T16:17:00Z" w16du:dateUtc="2026-07-27T23:17:00Z">
        <w:r>
          <w:t xml:space="preserve">We have a few options to handle side effects. Here are some options, in no </w:t>
        </w:r>
        <w:proofErr w:type="gramStart"/>
        <w:r>
          <w:t>particular order</w:t>
        </w:r>
        <w:proofErr w:type="gramEnd"/>
        <w:r>
          <w:t xml:space="preserve">. </w:t>
        </w:r>
      </w:ins>
    </w:p>
    <w:p w14:paraId="644A76DC" w14:textId="3178E4BA" w:rsidR="0083242D" w:rsidRDefault="00222352">
      <w:pPr>
        <w:pStyle w:val="Heading3"/>
        <w:rPr>
          <w:ins w:id="398" w:author="Kristen Barbour" w:date="2026-07-27T16:18:00Z" w16du:dateUtc="2026-07-27T23:18:00Z"/>
        </w:rPr>
      </w:pPr>
      <w:ins w:id="399" w:author="Kristen Barbour" w:date="2026-07-27T16:17:00Z" w16du:dateUtc="2026-07-27T23:17:00Z">
        <w:r>
          <w:t xml:space="preserve">Option 1. Sometimes it is helpful to have a smaller dose in the morning and larger dose in the night-time if you are concerned about the day-time side effects. </w:t>
        </w:r>
      </w:ins>
    </w:p>
    <w:p w14:paraId="14725C57" w14:textId="2F113F75" w:rsidR="00222352" w:rsidRPr="00222352" w:rsidRDefault="00222352" w:rsidP="00222352">
      <w:pPr>
        <w:pStyle w:val="BodyText"/>
        <w:rPr>
          <w:ins w:id="400" w:author="Kristen Barbour" w:date="2026-07-27T16:18:00Z" w16du:dateUtc="2026-07-27T23:18:00Z"/>
        </w:rPr>
        <w:pPrChange w:id="401" w:author="Kristen Barbour" w:date="2026-07-27T16:18:00Z" w16du:dateUtc="2026-07-27T23:18:00Z">
          <w:pPr>
            <w:pStyle w:val="Heading3"/>
          </w:pPr>
        </w:pPrChange>
      </w:pPr>
      <w:ins w:id="402" w:author="Kristen Barbour" w:date="2026-07-27T16:18:00Z" w16du:dateUtc="2026-07-27T23:18:00Z">
        <w:r>
          <w:t xml:space="preserve">Option 2. Sometimes it is helpful to give the medication in smaller doses three times a day, instead of twice a day. </w:t>
        </w:r>
        <w:r w:rsidR="00A915E4">
          <w:t>This is not my favorite, because three times a day is a lot to remember</w:t>
        </w:r>
      </w:ins>
      <w:ins w:id="403" w:author="Kristen Barbour" w:date="2026-07-27T16:19:00Z" w16du:dateUtc="2026-07-27T23:19:00Z">
        <w:r w:rsidR="00A915E4">
          <w:t xml:space="preserve">. It seems to </w:t>
        </w:r>
      </w:ins>
      <w:ins w:id="404" w:author="Kristen Barbour" w:date="2026-07-27T16:21:00Z" w16du:dateUtc="2026-07-27T23:21:00Z">
        <w:r w:rsidR="00A915E4">
          <w:t>be most helpful for reducing stomach upset (</w:t>
        </w:r>
      </w:ins>
      <w:ins w:id="405" w:author="Kristen Barbour" w:date="2026-07-27T16:22:00Z" w16du:dateUtc="2026-07-27T23:22:00Z">
        <w:r w:rsidR="00A915E4">
          <w:t xml:space="preserve">when taking </w:t>
        </w:r>
      </w:ins>
      <w:ins w:id="406" w:author="Kristen Barbour" w:date="2026-07-27T16:21:00Z" w16du:dateUtc="2026-07-27T23:21:00Z">
        <w:r w:rsidR="00A915E4">
          <w:t>valproic acid and ethosuximide)</w:t>
        </w:r>
      </w:ins>
      <w:ins w:id="407" w:author="Kristen Barbour" w:date="2026-07-27T16:22:00Z" w16du:dateUtc="2026-07-27T23:22:00Z">
        <w:r w:rsidR="00A915E4">
          <w:t xml:space="preserve"> </w:t>
        </w:r>
      </w:ins>
      <w:ins w:id="408" w:author="Kristen Barbour" w:date="2026-07-27T16:23:00Z" w16du:dateUtc="2026-07-27T23:23:00Z">
        <w:r w:rsidR="00A915E4">
          <w:t xml:space="preserve">or </w:t>
        </w:r>
      </w:ins>
      <w:ins w:id="409" w:author="Kristen Barbour" w:date="2026-07-27T16:22:00Z" w16du:dateUtc="2026-07-27T23:22:00Z">
        <w:r w:rsidR="00A915E4">
          <w:t xml:space="preserve">reducing </w:t>
        </w:r>
      </w:ins>
      <w:ins w:id="410" w:author="Kristen Barbour" w:date="2026-07-27T16:21:00Z" w16du:dateUtc="2026-07-27T23:21:00Z">
        <w:r w:rsidR="00A915E4">
          <w:t>dizziness (</w:t>
        </w:r>
      </w:ins>
      <w:ins w:id="411" w:author="Kristen Barbour" w:date="2026-07-27T16:22:00Z" w16du:dateUtc="2026-07-27T23:22:00Z">
        <w:r w:rsidR="00A915E4">
          <w:t xml:space="preserve">when taking </w:t>
        </w:r>
      </w:ins>
      <w:ins w:id="412" w:author="Kristen Barbour" w:date="2026-07-27T16:21:00Z" w16du:dateUtc="2026-07-27T23:21:00Z">
        <w:r w:rsidR="00A915E4">
          <w:t xml:space="preserve">oxcarbazepine </w:t>
        </w:r>
      </w:ins>
      <w:ins w:id="413" w:author="Kristen Barbour" w:date="2026-07-27T16:23:00Z" w16du:dateUtc="2026-07-27T23:23:00Z">
        <w:r w:rsidR="00A915E4">
          <w:t xml:space="preserve">or </w:t>
        </w:r>
      </w:ins>
      <w:ins w:id="414" w:author="Kristen Barbour" w:date="2026-07-27T16:21:00Z" w16du:dateUtc="2026-07-27T23:21:00Z">
        <w:r w:rsidR="00A915E4">
          <w:t>carbamazepine)</w:t>
        </w:r>
      </w:ins>
      <w:ins w:id="415" w:author="Kristen Barbour" w:date="2026-07-27T16:23:00Z" w16du:dateUtc="2026-07-27T23:23:00Z">
        <w:r w:rsidR="00A915E4">
          <w:t>.</w:t>
        </w:r>
      </w:ins>
    </w:p>
    <w:p w14:paraId="4FE5B33F" w14:textId="5D6B4D20" w:rsidR="00222352" w:rsidRDefault="00A915E4" w:rsidP="00222352">
      <w:pPr>
        <w:pStyle w:val="BodyText"/>
        <w:rPr>
          <w:ins w:id="416" w:author="Kristen Barbour" w:date="2026-07-27T16:23:00Z" w16du:dateUtc="2026-07-27T23:23:00Z"/>
        </w:rPr>
      </w:pPr>
      <w:ins w:id="417" w:author="Kristen Barbour" w:date="2026-07-27T16:23:00Z" w16du:dateUtc="2026-07-27T23:23:00Z">
        <w:r>
          <w:t xml:space="preserve">Option 3. Watching and waiting. Sometimes, giving the body more time to adjust is all that is needed. </w:t>
        </w:r>
      </w:ins>
    </w:p>
    <w:p w14:paraId="441CC930" w14:textId="0C774D65" w:rsidR="00A915E4" w:rsidRDefault="00A915E4" w:rsidP="00222352">
      <w:pPr>
        <w:pStyle w:val="BodyText"/>
        <w:rPr>
          <w:ins w:id="418" w:author="Kristen Barbour" w:date="2026-07-27T16:24:00Z" w16du:dateUtc="2026-07-27T23:24:00Z"/>
        </w:rPr>
      </w:pPr>
      <w:ins w:id="419" w:author="Kristen Barbour" w:date="2026-07-27T16:24:00Z" w16du:dateUtc="2026-07-27T23:24:00Z">
        <w:r>
          <w:t xml:space="preserve">Option 4. Lowering the medication dose and adding a second medication. Sometimes two medications, at lower doses each, </w:t>
        </w:r>
        <w:proofErr w:type="gramStart"/>
        <w:r>
          <w:t>is</w:t>
        </w:r>
        <w:proofErr w:type="gramEnd"/>
        <w:r>
          <w:t xml:space="preserve"> a better fit for both seizures and side effects. </w:t>
        </w:r>
      </w:ins>
    </w:p>
    <w:p w14:paraId="6DDB31A6" w14:textId="63BCB79E" w:rsidR="00A915E4" w:rsidRDefault="00A915E4" w:rsidP="00222352">
      <w:pPr>
        <w:pStyle w:val="BodyText"/>
        <w:rPr>
          <w:ins w:id="420" w:author="Kristen Barbour" w:date="2026-07-27T16:23:00Z" w16du:dateUtc="2026-07-27T23:23:00Z"/>
        </w:rPr>
      </w:pPr>
      <w:ins w:id="421" w:author="Kristen Barbour" w:date="2026-07-27T16:24:00Z" w16du:dateUtc="2026-07-27T23:24:00Z">
        <w:r>
          <w:t xml:space="preserve">Option 5. Switching to a different medication. This </w:t>
        </w:r>
      </w:ins>
      <w:ins w:id="422" w:author="Kristen Barbour" w:date="2026-07-27T16:25:00Z" w16du:dateUtc="2026-07-27T23:25:00Z">
        <w:r>
          <w:t>is best to consider if your child has been on a stable dose with persistent symptoms for 3 or more months, or if side effects are too bothersome to continue this medic</w:t>
        </w:r>
      </w:ins>
      <w:ins w:id="423" w:author="Kristen Barbour" w:date="2026-07-27T16:26:00Z" w16du:dateUtc="2026-07-27T23:26:00Z">
        <w:r>
          <w:t>ation.</w:t>
        </w:r>
      </w:ins>
    </w:p>
    <w:p w14:paraId="6B0A47EA" w14:textId="032321A6" w:rsidR="00A915E4" w:rsidRDefault="00A915E4" w:rsidP="00222352">
      <w:pPr>
        <w:pStyle w:val="BodyText"/>
        <w:rPr>
          <w:ins w:id="424" w:author="Kristen Barbour" w:date="2026-07-27T16:26:00Z" w16du:dateUtc="2026-07-27T23:26:00Z"/>
        </w:rPr>
      </w:pPr>
      <w:ins w:id="425" w:author="Kristen Barbour" w:date="2026-07-27T16:26:00Z" w16du:dateUtc="2026-07-27T23:26:00Z">
        <w:r>
          <w:t>And then have a drop-down selection</w:t>
        </w:r>
      </w:ins>
    </w:p>
    <w:p w14:paraId="53871A42" w14:textId="29E09742" w:rsidR="00A915E4" w:rsidRDefault="00A915E4" w:rsidP="00A915E4">
      <w:pPr>
        <w:pStyle w:val="BodyText"/>
        <w:numPr>
          <w:ilvl w:val="0"/>
          <w:numId w:val="3"/>
        </w:numPr>
        <w:rPr>
          <w:ins w:id="426" w:author="Kristen Barbour" w:date="2026-07-27T16:26:00Z" w16du:dateUtc="2026-07-27T23:26:00Z"/>
        </w:rPr>
      </w:pPr>
      <w:ins w:id="427" w:author="Kristen Barbour" w:date="2026-07-27T16:26:00Z" w16du:dateUtc="2026-07-27T23:26:00Z">
        <w:r>
          <w:t>Option 1. Uneven dosing</w:t>
        </w:r>
      </w:ins>
    </w:p>
    <w:p w14:paraId="174A1490" w14:textId="06949467" w:rsidR="00A915E4" w:rsidRDefault="00A915E4" w:rsidP="00A915E4">
      <w:pPr>
        <w:pStyle w:val="BodyText"/>
        <w:numPr>
          <w:ilvl w:val="0"/>
          <w:numId w:val="3"/>
        </w:numPr>
        <w:rPr>
          <w:ins w:id="428" w:author="Kristen Barbour" w:date="2026-07-27T16:26:00Z" w16du:dateUtc="2026-07-27T23:26:00Z"/>
        </w:rPr>
      </w:pPr>
      <w:ins w:id="429" w:author="Kristen Barbour" w:date="2026-07-27T16:26:00Z" w16du:dateUtc="2026-07-27T23:26:00Z">
        <w:r>
          <w:t>Option 2. Three times a day dosing</w:t>
        </w:r>
      </w:ins>
    </w:p>
    <w:p w14:paraId="13AB09BC" w14:textId="3BD83B38" w:rsidR="00A915E4" w:rsidRDefault="00A915E4" w:rsidP="00A915E4">
      <w:pPr>
        <w:pStyle w:val="BodyText"/>
        <w:numPr>
          <w:ilvl w:val="0"/>
          <w:numId w:val="3"/>
        </w:numPr>
        <w:rPr>
          <w:ins w:id="430" w:author="Kristen Barbour" w:date="2026-07-27T16:26:00Z" w16du:dateUtc="2026-07-27T23:26:00Z"/>
        </w:rPr>
      </w:pPr>
      <w:ins w:id="431" w:author="Kristen Barbour" w:date="2026-07-27T16:26:00Z" w16du:dateUtc="2026-07-27T23:26:00Z">
        <w:r>
          <w:t>Option 3. Watch and wait</w:t>
        </w:r>
      </w:ins>
    </w:p>
    <w:p w14:paraId="4DC08A27" w14:textId="56B28D64" w:rsidR="00A915E4" w:rsidRDefault="00A915E4" w:rsidP="00A915E4">
      <w:pPr>
        <w:pStyle w:val="BodyText"/>
        <w:numPr>
          <w:ilvl w:val="0"/>
          <w:numId w:val="3"/>
        </w:numPr>
        <w:rPr>
          <w:ins w:id="432" w:author="Kristen Barbour" w:date="2026-07-27T16:26:00Z" w16du:dateUtc="2026-07-27T23:26:00Z"/>
        </w:rPr>
      </w:pPr>
      <w:ins w:id="433" w:author="Kristen Barbour" w:date="2026-07-27T16:26:00Z" w16du:dateUtc="2026-07-27T23:26:00Z">
        <w:r>
          <w:t>Option 4. Lower the dose and add a second medication</w:t>
        </w:r>
      </w:ins>
    </w:p>
    <w:p w14:paraId="0028D42F" w14:textId="7B2F5721" w:rsidR="00A915E4" w:rsidRDefault="00A915E4" w:rsidP="00A915E4">
      <w:pPr>
        <w:pStyle w:val="BodyText"/>
        <w:numPr>
          <w:ilvl w:val="0"/>
          <w:numId w:val="3"/>
        </w:numPr>
        <w:rPr>
          <w:ins w:id="434" w:author="Kristen Barbour" w:date="2026-07-27T16:26:00Z" w16du:dateUtc="2026-07-27T23:26:00Z"/>
        </w:rPr>
      </w:pPr>
      <w:ins w:id="435" w:author="Kristen Barbour" w:date="2026-07-27T16:26:00Z" w16du:dateUtc="2026-07-27T23:26:00Z">
        <w:r>
          <w:t>Option 5. Switch to a different medication</w:t>
        </w:r>
      </w:ins>
    </w:p>
    <w:p w14:paraId="54C0969F" w14:textId="77777777" w:rsidR="00A915E4" w:rsidRPr="00222352" w:rsidRDefault="00A915E4" w:rsidP="00A915E4">
      <w:pPr>
        <w:pStyle w:val="BodyText"/>
        <w:pPrChange w:id="436" w:author="Kristen Barbour" w:date="2026-07-27T16:26:00Z" w16du:dateUtc="2026-07-27T23:26:00Z">
          <w:pPr>
            <w:pStyle w:val="Heading3"/>
          </w:pPr>
        </w:pPrChange>
      </w:pPr>
    </w:p>
    <w:p w14:paraId="17BEB3CF" w14:textId="3F060E50" w:rsidR="0083242D" w:rsidDel="00A915E4" w:rsidRDefault="00000000">
      <w:pPr>
        <w:pStyle w:val="BlockText"/>
        <w:rPr>
          <w:del w:id="437" w:author="Kristen Barbour" w:date="2026-07-27T16:27:00Z" w16du:dateUtc="2026-07-27T23:27:00Z"/>
        </w:rPr>
      </w:pPr>
      <w:del w:id="438" w:author="Kristen Barbour" w:date="2026-07-27T16:27:00Z" w16du:dateUtc="2026-07-27T23:27:00Z">
        <w:r w:rsidDel="00A915E4">
          <w:lastRenderedPageBreak/>
          <w:delText>Dear [parent/guardian],</w:delText>
        </w:r>
      </w:del>
    </w:p>
    <w:p w14:paraId="0A04D688" w14:textId="0A8B9A86" w:rsidR="0083242D" w:rsidDel="00A915E4" w:rsidRDefault="00000000">
      <w:pPr>
        <w:pStyle w:val="BlockText"/>
        <w:rPr>
          <w:del w:id="439" w:author="Kristen Barbour" w:date="2026-07-27T16:27:00Z" w16du:dateUtc="2026-07-27T23:27:00Z"/>
        </w:rPr>
      </w:pPr>
      <w:del w:id="440" w:author="Kristen Barbour" w:date="2026-07-27T16:27:00Z" w16du:dateUtc="2026-07-27T23:27:00Z">
        <w:r w:rsidDel="00A915E4">
          <w:delText>Thank you for the update on [child]. Before we decide the next step, I'd like to ask you one question:</w:delText>
        </w:r>
      </w:del>
    </w:p>
    <w:p w14:paraId="76A6DA12" w14:textId="10DFAEE1" w:rsidR="0083242D" w:rsidDel="00A915E4" w:rsidRDefault="00000000">
      <w:pPr>
        <w:pStyle w:val="BlockText"/>
        <w:rPr>
          <w:del w:id="441" w:author="Kristen Barbour" w:date="2026-07-27T16:27:00Z" w16du:dateUtc="2026-07-27T23:27:00Z"/>
        </w:rPr>
      </w:pPr>
      <w:del w:id="442" w:author="Kristen Barbour" w:date="2026-07-27T16:27:00Z" w16du:dateUtc="2026-07-27T23:27:00Z">
        <w:r w:rsidDel="00A915E4">
          <w:delText>[Your preference or adjustment question, verbatim]</w:delText>
        </w:r>
      </w:del>
    </w:p>
    <w:p w14:paraId="7A08ED5B" w14:textId="16E06A83" w:rsidR="0083242D" w:rsidDel="00A915E4" w:rsidRDefault="00000000">
      <w:pPr>
        <w:pStyle w:val="BlockText"/>
        <w:rPr>
          <w:del w:id="443" w:author="Kristen Barbour" w:date="2026-07-27T16:27:00Z" w16du:dateUtc="2026-07-27T23:27:00Z"/>
        </w:rPr>
      </w:pPr>
      <w:del w:id="444" w:author="Kristen Barbour" w:date="2026-07-27T16:27:00Z" w16du:dateUtc="2026-07-27T23:27:00Z">
        <w:r w:rsidDel="00A915E4">
          <w:delText>Your answer will help us choose the best next step together. Please reply when you can, or we'll follow up.</w:delText>
        </w:r>
      </w:del>
    </w:p>
    <w:p w14:paraId="4386AFD3" w14:textId="0084CEF3" w:rsidR="0083242D" w:rsidDel="00A915E4" w:rsidRDefault="00000000">
      <w:pPr>
        <w:pStyle w:val="BlockText"/>
        <w:rPr>
          <w:del w:id="445" w:author="Kristen Barbour" w:date="2026-07-27T16:27:00Z" w16du:dateUtc="2026-07-27T23:27:00Z"/>
        </w:rPr>
      </w:pPr>
      <w:del w:id="446" w:author="Kristen Barbour" w:date="2026-07-27T16:27:00Z" w16du:dateUtc="2026-07-27T23:27:00Z">
        <w:r w:rsidDel="00A915E4">
          <w:delText>Dr. [Name]</w:delText>
        </w:r>
      </w:del>
    </w:p>
    <w:p w14:paraId="2113FD8F" w14:textId="04E8290C" w:rsidR="0083242D" w:rsidRDefault="00000000">
      <w:pPr>
        <w:pStyle w:val="Heading3"/>
      </w:pPr>
      <w:bookmarkStart w:id="447" w:name="add-ons"/>
      <w:r>
        <w:t>Add-ons</w:t>
      </w:r>
      <w:bookmarkEnd w:id="447"/>
    </w:p>
    <w:p w14:paraId="1CDC3187" w14:textId="2EB1F106" w:rsidR="00A915E4" w:rsidRDefault="00A915E4" w:rsidP="00A915E4">
      <w:pPr>
        <w:pStyle w:val="BlockText"/>
        <w:rPr>
          <w:ins w:id="448" w:author="Kristen Barbour" w:date="2026-07-27T16:27:00Z" w16du:dateUtc="2026-07-27T23:27:00Z"/>
        </w:rPr>
      </w:pPr>
      <w:ins w:id="449" w:author="Kristen Barbour" w:date="2026-07-27T16:27:00Z" w16du:dateUtc="2026-07-27T23:27:00Z">
        <w:r>
          <w:t>I also ordered labs to make sure something else isn’t causing some of the side effects.</w:t>
        </w:r>
      </w:ins>
    </w:p>
    <w:p w14:paraId="16F30A81" w14:textId="6F0FCC7B" w:rsidR="0083242D" w:rsidDel="00A915E4" w:rsidRDefault="00000000">
      <w:pPr>
        <w:pStyle w:val="FirstParagraph"/>
        <w:rPr>
          <w:del w:id="450" w:author="Kristen Barbour" w:date="2026-07-27T16:27:00Z" w16du:dateUtc="2026-07-27T23:27:00Z"/>
        </w:rPr>
      </w:pPr>
      <w:del w:id="451" w:author="Kristen Barbour" w:date="2026-07-27T16:27:00Z" w16du:dateUtc="2026-07-27T23:27:00Z">
        <w:r w:rsidDel="00A915E4">
          <w:delText>Labs (valproic acid, carbamazepine, oxcarbazepine, topiramate, zonisamide, ethosuximide; levetiracetam has none):</w:delText>
        </w:r>
      </w:del>
    </w:p>
    <w:p w14:paraId="04E6A925" w14:textId="2C1FCFC5" w:rsidR="0083242D" w:rsidDel="00A915E4" w:rsidRDefault="00000000">
      <w:pPr>
        <w:pStyle w:val="BlockText"/>
        <w:rPr>
          <w:del w:id="452" w:author="Kristen Barbour" w:date="2026-07-27T16:27:00Z" w16du:dateUtc="2026-07-27T23:27:00Z"/>
        </w:rPr>
      </w:pPr>
      <w:del w:id="453" w:author="Kristen Barbour" w:date="2026-07-27T16:27:00Z" w16du:dateUtc="2026-07-27T23:27:00Z">
        <w:r w:rsidDel="00A915E4">
          <w:delText>I'd also like to order some routine blood tests ([lab list]) to check the medicine level and [child]'s bloodwork. Our team will send the order and let you know where to go.</w:delText>
        </w:r>
      </w:del>
    </w:p>
    <w:p w14:paraId="1FF39F59" w14:textId="5228B6D4" w:rsidR="0083242D" w:rsidDel="00A915E4" w:rsidRDefault="00000000">
      <w:pPr>
        <w:pStyle w:val="FirstParagraph"/>
        <w:rPr>
          <w:del w:id="454" w:author="Kristen Barbour" w:date="2026-07-27T16:27:00Z" w16du:dateUtc="2026-07-27T23:27:00Z"/>
        </w:rPr>
      </w:pPr>
      <w:del w:id="455" w:author="Kristen Barbour" w:date="2026-07-27T16:27:00Z" w16du:dateUtc="2026-07-27T23:27:00Z">
        <w:r w:rsidDel="00A915E4">
          <w:rPr>
            <w:i/>
          </w:rPr>
          <w:delText>Example (valproic acid): CBC, CMP, LFTs, ammonia, and a valproic acid level.</w:delText>
        </w:r>
      </w:del>
    </w:p>
    <w:p w14:paraId="6034E7EE" w14:textId="745CCD07" w:rsidR="0083242D" w:rsidDel="00A915E4" w:rsidRDefault="00000000">
      <w:pPr>
        <w:pStyle w:val="BodyText"/>
        <w:rPr>
          <w:del w:id="456" w:author="Kristen Barbour" w:date="2026-07-27T16:27:00Z" w16du:dateUtc="2026-07-27T23:27:00Z"/>
        </w:rPr>
      </w:pPr>
      <w:del w:id="457" w:author="Kristen Barbour" w:date="2026-07-27T16:27:00Z" w16du:dateUtc="2026-07-27T23:27:00Z">
        <w:r w:rsidDel="00A915E4">
          <w:delText>Follow-up:</w:delText>
        </w:r>
      </w:del>
    </w:p>
    <w:p w14:paraId="68B2840E" w14:textId="59333745" w:rsidR="0083242D" w:rsidDel="00A915E4" w:rsidRDefault="00000000">
      <w:pPr>
        <w:pStyle w:val="BlockText"/>
        <w:rPr>
          <w:del w:id="458" w:author="Kristen Barbour" w:date="2026-07-27T16:27:00Z" w16du:dateUtc="2026-07-27T23:27:00Z"/>
        </w:rPr>
      </w:pPr>
      <w:del w:id="459" w:author="Kristen Barbour" w:date="2026-07-27T16:27:00Z" w16du:dateUtc="2026-07-27T23:27:00Z">
        <w:r w:rsidDel="00A915E4">
          <w:delText>We'll check in again with a short online update in about 4 weeks. [Or: I'd like to see [child] back in clinic in about 4 weeks.]</w:delText>
        </w:r>
      </w:del>
    </w:p>
    <w:p w14:paraId="2380EAD3" w14:textId="77777777" w:rsidR="0083242D" w:rsidRDefault="00000000">
      <w:pPr>
        <w:pStyle w:val="Heading2"/>
      </w:pPr>
      <w:bookmarkStart w:id="460" w:name="Xfd76b442ed45345a2a287fba9190c05c1197f1f"/>
      <w:r>
        <w:t>2. Breakthrough seizure description in the summary</w:t>
      </w:r>
      <w:bookmarkEnd w:id="460"/>
    </w:p>
    <w:p w14:paraId="23BD5D0C" w14:textId="77777777" w:rsidR="0083242D" w:rsidRDefault="00000000">
      <w:pPr>
        <w:pStyle w:val="FirstParagraph"/>
      </w:pPr>
      <w:r>
        <w:t>The neurologist summary will include a breakthrough seizure description with type, frequency, and duration, broken out per type when there is more than one. These come from the survey (Q4 type, Q5 frequency, Q5b recency, Q6 trend, Q7 medication in the 2 days prior) and map to your urgency thresholds. Preview:</w:t>
      </w:r>
    </w:p>
    <w:p w14:paraId="1CEF68D9" w14:textId="7194D2F9" w:rsidR="002E0C5F" w:rsidRDefault="00000000" w:rsidP="002E0C5F">
      <w:pPr>
        <w:pStyle w:val="SourceCode"/>
        <w:spacing w:after="0"/>
        <w:rPr>
          <w:ins w:id="461" w:author="Kristen Barbour" w:date="2026-07-27T16:31:00Z" w16du:dateUtc="2026-07-27T23:31:00Z"/>
          <w:rStyle w:val="VerbatimChar"/>
        </w:rPr>
        <w:pPrChange w:id="462" w:author="Kristen Barbour" w:date="2026-07-27T16:33:00Z" w16du:dateUtc="2026-07-27T23:33:00Z">
          <w:pPr>
            <w:pStyle w:val="SourceCode"/>
          </w:pPr>
        </w:pPrChange>
      </w:pPr>
      <w:r>
        <w:rPr>
          <w:rStyle w:val="VerbatimChar"/>
        </w:rPr>
        <w:t>Breakthrough seizures</w:t>
      </w:r>
      <w:ins w:id="463" w:author="Kristen Barbour" w:date="2026-07-27T16:28:00Z" w16du:dateUtc="2026-07-27T23:28:00Z">
        <w:r w:rsidR="00A915E4">
          <w:rPr>
            <w:rStyle w:val="VerbatimChar"/>
          </w:rPr>
          <w:t>:</w:t>
        </w:r>
      </w:ins>
      <w:del w:id="464" w:author="Kristen Barbour" w:date="2026-07-27T16:28:00Z" w16du:dateUtc="2026-07-27T23:28:00Z">
        <w:r w:rsidDel="00A915E4">
          <w:rPr>
            <w:rStyle w:val="VerbatimChar"/>
          </w:rPr>
          <w:delText xml:space="preserve"> (family-reported)        urgency tier: URGENT</w:delText>
        </w:r>
      </w:del>
      <w:r>
        <w:br/>
      </w:r>
      <w:del w:id="465" w:author="Kristen Barbour" w:date="2026-07-27T16:28:00Z" w16du:dateUtc="2026-07-27T23:28:00Z">
        <w:r w:rsidDel="002E0C5F">
          <w:rPr>
            <w:rStyle w:val="VerbatimChar"/>
          </w:rPr>
          <w:delText xml:space="preserve">  - Overall frequency: 3 per week; trend: more frequent than last visit</w:delText>
        </w:r>
        <w:r w:rsidDel="002E0C5F">
          <w:br/>
        </w:r>
        <w:r w:rsidDel="002E0C5F">
          <w:rPr>
            <w:rStyle w:val="VerbatimChar"/>
          </w:rPr>
          <w:delText xml:space="preserve">  - Most recent: less than 1 week ago</w:delText>
        </w:r>
        <w:r w:rsidDel="002E0C5F">
          <w:br/>
        </w:r>
        <w:r w:rsidDel="002E0C5F">
          <w:rPr>
            <w:rStyle w:val="VerbatimChar"/>
          </w:rPr>
          <w:delText xml:space="preserve">  - Taking medicine in the 2 days before: yes</w:delText>
        </w:r>
        <w:r w:rsidDel="002E0C5F">
          <w:br/>
        </w:r>
      </w:del>
      <w:del w:id="466" w:author="Kristen Barbour" w:date="2026-07-27T16:31:00Z" w16du:dateUtc="2026-07-27T23:31:00Z">
        <w:r w:rsidDel="002E0C5F">
          <w:rPr>
            <w:rStyle w:val="VerbatimChar"/>
          </w:rPr>
          <w:delText xml:space="preserve">  By type:</w:delText>
        </w:r>
        <w:r w:rsidDel="002E0C5F">
          <w:br/>
        </w:r>
        <w:r w:rsidDel="002E0C5F">
          <w:rPr>
            <w:rStyle w:val="VerbatimChar"/>
          </w:rPr>
          <w:delText xml:space="preserve">    </w:delText>
        </w:r>
      </w:del>
      <w:r>
        <w:rPr>
          <w:rStyle w:val="VerbatimChar"/>
        </w:rPr>
        <w:t xml:space="preserve">1) </w:t>
      </w:r>
      <w:ins w:id="467" w:author="Kristen Barbour" w:date="2026-07-27T16:30:00Z" w16du:dateUtc="2026-07-27T23:30:00Z">
        <w:r w:rsidR="002E0C5F">
          <w:rPr>
            <w:rStyle w:val="VerbatimChar"/>
          </w:rPr>
          <w:t xml:space="preserve">Focal motor </w:t>
        </w:r>
      </w:ins>
      <w:ins w:id="468" w:author="Kristen Barbour" w:date="2026-07-27T16:31:00Z" w16du:dateUtc="2026-07-27T23:31:00Z">
        <w:r w:rsidR="002E0C5F">
          <w:rPr>
            <w:rStyle w:val="VerbatimChar"/>
          </w:rPr>
          <w:t>seizures</w:t>
        </w:r>
      </w:ins>
      <w:ins w:id="469" w:author="Kristen Barbour" w:date="2026-07-27T16:32:00Z" w16du:dateUtc="2026-07-27T23:32:00Z">
        <w:r w:rsidR="002E0C5F">
          <w:rPr>
            <w:rStyle w:val="VerbatimChar"/>
          </w:rPr>
          <w:t xml:space="preserve"> (responsive during seizure)</w:t>
        </w:r>
      </w:ins>
      <w:del w:id="470" w:author="Kristen Barbour" w:date="2026-07-27T16:31:00Z" w16du:dateUtc="2026-07-27T23:31:00Z">
        <w:r w:rsidDel="002E0C5F">
          <w:rPr>
            <w:rStyle w:val="VerbatimChar"/>
          </w:rPr>
          <w:delText>One part of the body shaking or twitching</w:delText>
        </w:r>
      </w:del>
      <w:del w:id="471" w:author="Kristen Barbour" w:date="2026-07-27T16:30:00Z" w16du:dateUtc="2026-07-27T23:30:00Z">
        <w:r w:rsidDel="002E0C5F">
          <w:rPr>
            <w:rStyle w:val="VerbatimChar"/>
          </w:rPr>
          <w:delText xml:space="preserve"> (focal motor</w:delText>
        </w:r>
      </w:del>
      <w:del w:id="472" w:author="Kristen Barbour" w:date="2026-07-27T16:31:00Z" w16du:dateUtc="2026-07-27T23:31:00Z">
        <w:r w:rsidDel="002E0C5F">
          <w:rPr>
            <w:rStyle w:val="VerbatimChar"/>
          </w:rPr>
          <w:delText>)</w:delText>
        </w:r>
      </w:del>
      <w:r>
        <w:br/>
      </w:r>
      <w:ins w:id="473" w:author="Kristen Barbour" w:date="2026-07-27T16:34:00Z" w16du:dateUtc="2026-07-27T23:34:00Z">
        <w:r w:rsidR="002E0C5F">
          <w:rPr>
            <w:rStyle w:val="VerbatimChar"/>
          </w:rPr>
          <w:t xml:space="preserve">- </w:t>
        </w:r>
      </w:ins>
      <w:del w:id="474" w:author="Kristen Barbour" w:date="2026-07-27T16:31:00Z" w16du:dateUtc="2026-07-27T23:31:00Z">
        <w:r w:rsidDel="002E0C5F">
          <w:rPr>
            <w:rStyle w:val="VerbatimChar"/>
          </w:rPr>
          <w:delText xml:space="preserve">         lasts </w:delText>
        </w:r>
      </w:del>
      <w:ins w:id="475" w:author="Kristen Barbour" w:date="2026-07-27T16:32:00Z" w16du:dateUtc="2026-07-27T23:32:00Z">
        <w:r w:rsidR="002E0C5F">
          <w:rPr>
            <w:rStyle w:val="VerbatimChar"/>
          </w:rPr>
          <w:t>Last</w:t>
        </w:r>
      </w:ins>
      <w:ins w:id="476" w:author="Kristen Barbour" w:date="2026-07-27T16:33:00Z" w16du:dateUtc="2026-07-27T23:33:00Z">
        <w:r w:rsidR="002E0C5F">
          <w:rPr>
            <w:rStyle w:val="VerbatimChar"/>
          </w:rPr>
          <w:t>ing</w:t>
        </w:r>
      </w:ins>
      <w:ins w:id="477" w:author="Kristen Barbour" w:date="2026-07-27T16:31:00Z" w16du:dateUtc="2026-07-27T23:31:00Z">
        <w:r w:rsidR="002E0C5F">
          <w:rPr>
            <w:rStyle w:val="VerbatimChar"/>
          </w:rPr>
          <w:t xml:space="preserve"> </w:t>
        </w:r>
      </w:ins>
      <w:r>
        <w:rPr>
          <w:rStyle w:val="VerbatimChar"/>
        </w:rPr>
        <w:t xml:space="preserve">1 to 3 </w:t>
      </w:r>
      <w:proofErr w:type="spellStart"/>
      <w:r>
        <w:rPr>
          <w:rStyle w:val="VerbatimChar"/>
        </w:rPr>
        <w:t>minutes</w:t>
      </w:r>
      <w:proofErr w:type="spellEnd"/>
    </w:p>
    <w:p w14:paraId="629C5605" w14:textId="5F404F23" w:rsidR="002E0C5F" w:rsidRDefault="002E0C5F" w:rsidP="002E0C5F">
      <w:pPr>
        <w:pStyle w:val="SourceCode"/>
        <w:spacing w:after="0"/>
        <w:rPr>
          <w:ins w:id="478" w:author="Kristen Barbour" w:date="2026-07-27T16:33:00Z" w16du:dateUtc="2026-07-27T23:33:00Z"/>
          <w:rStyle w:val="VerbatimChar"/>
        </w:rPr>
      </w:pPr>
      <w:ins w:id="479" w:author="Kristen Barbour" w:date="2026-07-27T16:34:00Z" w16du:dateUtc="2026-07-27T23:34:00Z">
        <w:r>
          <w:rPr>
            <w:rStyle w:val="VerbatimChar"/>
          </w:rPr>
          <w:t xml:space="preserve">- </w:t>
        </w:r>
      </w:ins>
      <w:ins w:id="480" w:author="Kristen Barbour" w:date="2026-07-27T16:32:00Z" w16du:dateUtc="2026-07-27T23:32:00Z">
        <w:r>
          <w:rPr>
            <w:rStyle w:val="VerbatimChar"/>
          </w:rPr>
          <w:t xml:space="preserve">Occurring </w:t>
        </w:r>
      </w:ins>
      <w:del w:id="481" w:author="Kristen Barbour" w:date="2026-07-27T16:31:00Z" w16du:dateUtc="2026-07-27T23:31:00Z">
        <w:r w:rsidR="00000000" w:rsidDel="002E0C5F">
          <w:rPr>
            <w:rStyle w:val="VerbatimChar"/>
          </w:rPr>
          <w:delText xml:space="preserve">; </w:delText>
        </w:r>
      </w:del>
      <w:r w:rsidR="00000000">
        <w:rPr>
          <w:rStyle w:val="VerbatimChar"/>
        </w:rPr>
        <w:t>about weekl</w:t>
      </w:r>
      <w:ins w:id="482" w:author="Kristen Barbour" w:date="2026-07-27T16:32:00Z" w16du:dateUtc="2026-07-27T23:32:00Z">
        <w:r>
          <w:rPr>
            <w:rStyle w:val="VerbatimChar"/>
          </w:rPr>
          <w:t>y</w:t>
        </w:r>
      </w:ins>
    </w:p>
    <w:p w14:paraId="4A544192" w14:textId="77777777" w:rsidR="002E0C5F" w:rsidRDefault="002E0C5F" w:rsidP="002E0C5F">
      <w:pPr>
        <w:pStyle w:val="SourceCode"/>
        <w:spacing w:after="0"/>
        <w:rPr>
          <w:ins w:id="483" w:author="Kristen Barbour" w:date="2026-07-27T16:32:00Z" w16du:dateUtc="2026-07-27T23:32:00Z"/>
          <w:rStyle w:val="VerbatimChar"/>
        </w:rPr>
        <w:pPrChange w:id="484" w:author="Kristen Barbour" w:date="2026-07-27T16:33:00Z" w16du:dateUtc="2026-07-27T23:33:00Z">
          <w:pPr>
            <w:pStyle w:val="SourceCode"/>
          </w:pPr>
        </w:pPrChange>
      </w:pPr>
    </w:p>
    <w:p w14:paraId="3DBBA77F" w14:textId="18300193" w:rsidR="002E0C5F" w:rsidRDefault="00000000" w:rsidP="002E0C5F">
      <w:pPr>
        <w:pStyle w:val="SourceCode"/>
        <w:spacing w:after="0"/>
        <w:rPr>
          <w:ins w:id="485" w:author="Kristen Barbour" w:date="2026-07-27T16:32:00Z" w16du:dateUtc="2026-07-27T23:32:00Z"/>
          <w:rStyle w:val="VerbatimChar"/>
        </w:rPr>
        <w:pPrChange w:id="486" w:author="Kristen Barbour" w:date="2026-07-27T16:33:00Z" w16du:dateUtc="2026-07-27T23:33:00Z">
          <w:pPr>
            <w:pStyle w:val="SourceCode"/>
          </w:pPr>
        </w:pPrChange>
      </w:pPr>
      <w:del w:id="487" w:author="Kristen Barbour" w:date="2026-07-27T16:32:00Z" w16du:dateUtc="2026-07-27T23:32:00Z">
        <w:r w:rsidDel="002E0C5F">
          <w:rPr>
            <w:rStyle w:val="VerbatimChar"/>
          </w:rPr>
          <w:delText>y; responsive</w:delText>
        </w:r>
        <w:r w:rsidDel="002E0C5F">
          <w:br/>
        </w:r>
        <w:r w:rsidDel="002E0C5F">
          <w:rPr>
            <w:rStyle w:val="VerbatimChar"/>
          </w:rPr>
          <w:delText xml:space="preserve">    </w:delText>
        </w:r>
      </w:del>
      <w:r>
        <w:rPr>
          <w:rStyle w:val="VerbatimChar"/>
        </w:rPr>
        <w:t xml:space="preserve">2) </w:t>
      </w:r>
      <w:ins w:id="488" w:author="Kristen Barbour" w:date="2026-07-27T16:31:00Z" w16du:dateUtc="2026-07-27T23:31:00Z">
        <w:r w:rsidR="002E0C5F">
          <w:rPr>
            <w:rStyle w:val="VerbatimChar"/>
          </w:rPr>
          <w:t xml:space="preserve">Generalized tonic </w:t>
        </w:r>
        <w:proofErr w:type="spellStart"/>
        <w:r w:rsidR="002E0C5F">
          <w:rPr>
            <w:rStyle w:val="VerbatimChar"/>
          </w:rPr>
          <w:t>clonic</w:t>
        </w:r>
        <w:proofErr w:type="spellEnd"/>
        <w:r w:rsidR="002E0C5F">
          <w:rPr>
            <w:rStyle w:val="VerbatimChar"/>
          </w:rPr>
          <w:t xml:space="preserve"> seizures</w:t>
        </w:r>
      </w:ins>
      <w:ins w:id="489" w:author="Kristen Barbour" w:date="2026-07-27T16:32:00Z" w16du:dateUtc="2026-07-27T23:32:00Z">
        <w:r w:rsidR="002E0C5F">
          <w:rPr>
            <w:rStyle w:val="VerbatimChar"/>
          </w:rPr>
          <w:t xml:space="preserve"> (unresponsive</w:t>
        </w:r>
      </w:ins>
      <w:ins w:id="490" w:author="Kristen Barbour" w:date="2026-07-27T16:33:00Z" w16du:dateUtc="2026-07-27T23:33:00Z">
        <w:r w:rsidR="002E0C5F">
          <w:rPr>
            <w:rStyle w:val="VerbatimChar"/>
          </w:rPr>
          <w:t xml:space="preserve"> during seizure</w:t>
        </w:r>
      </w:ins>
      <w:ins w:id="491" w:author="Kristen Barbour" w:date="2026-07-27T16:32:00Z" w16du:dateUtc="2026-07-27T23:32:00Z">
        <w:r w:rsidR="002E0C5F">
          <w:rPr>
            <w:rStyle w:val="VerbatimChar"/>
          </w:rPr>
          <w:t>)</w:t>
        </w:r>
      </w:ins>
      <w:del w:id="492" w:author="Kristen Barbour" w:date="2026-07-27T16:31:00Z" w16du:dateUtc="2026-07-27T23:31:00Z">
        <w:r w:rsidDel="002E0C5F">
          <w:rPr>
            <w:rStyle w:val="VerbatimChar"/>
          </w:rPr>
          <w:delText>Whole-body shaking or stiffening (tonic-clonic)</w:delText>
        </w:r>
      </w:del>
      <w:r>
        <w:br/>
      </w:r>
      <w:ins w:id="493" w:author="Kristen Barbour" w:date="2026-07-27T16:34:00Z" w16du:dateUtc="2026-07-27T23:34:00Z">
        <w:r w:rsidR="002E0C5F">
          <w:rPr>
            <w:rStyle w:val="VerbatimChar"/>
          </w:rPr>
          <w:t xml:space="preserve">- </w:t>
        </w:r>
      </w:ins>
      <w:del w:id="494" w:author="Kristen Barbour" w:date="2026-07-27T16:32:00Z" w16du:dateUtc="2026-07-27T23:32:00Z">
        <w:r w:rsidDel="002E0C5F">
          <w:rPr>
            <w:rStyle w:val="VerbatimChar"/>
          </w:rPr>
          <w:delText xml:space="preserve">         lasts </w:delText>
        </w:r>
      </w:del>
      <w:ins w:id="495" w:author="Kristen Barbour" w:date="2026-07-27T16:32:00Z" w16du:dateUtc="2026-07-27T23:32:00Z">
        <w:r w:rsidR="002E0C5F">
          <w:rPr>
            <w:rStyle w:val="VerbatimChar"/>
          </w:rPr>
          <w:t>Last</w:t>
        </w:r>
      </w:ins>
      <w:ins w:id="496" w:author="Kristen Barbour" w:date="2026-07-27T16:33:00Z" w16du:dateUtc="2026-07-27T23:33:00Z">
        <w:r w:rsidR="002E0C5F">
          <w:rPr>
            <w:rStyle w:val="VerbatimChar"/>
          </w:rPr>
          <w:t>ing</w:t>
        </w:r>
      </w:ins>
      <w:ins w:id="497" w:author="Kristen Barbour" w:date="2026-07-27T16:32:00Z" w16du:dateUtc="2026-07-27T23:32:00Z">
        <w:r w:rsidR="002E0C5F">
          <w:rPr>
            <w:rStyle w:val="VerbatimChar"/>
          </w:rPr>
          <w:t xml:space="preserve"> less than </w:t>
        </w:r>
      </w:ins>
      <w:del w:id="498" w:author="Kristen Barbour" w:date="2026-07-27T16:32:00Z" w16du:dateUtc="2026-07-27T23:32:00Z">
        <w:r w:rsidDel="002E0C5F">
          <w:rPr>
            <w:rStyle w:val="VerbatimChar"/>
          </w:rPr>
          <w:delText xml:space="preserve">under </w:delText>
        </w:r>
      </w:del>
      <w:r>
        <w:rPr>
          <w:rStyle w:val="VerbatimChar"/>
        </w:rPr>
        <w:t>30 seconds</w:t>
      </w:r>
    </w:p>
    <w:p w14:paraId="773077CD" w14:textId="63F46B67" w:rsidR="002E0C5F" w:rsidRDefault="002E0C5F" w:rsidP="002E0C5F">
      <w:pPr>
        <w:pStyle w:val="SourceCode"/>
        <w:spacing w:after="0"/>
        <w:rPr>
          <w:ins w:id="499" w:author="Kristen Barbour" w:date="2026-07-27T16:32:00Z" w16du:dateUtc="2026-07-27T23:32:00Z"/>
          <w:rStyle w:val="VerbatimChar"/>
        </w:rPr>
        <w:pPrChange w:id="500" w:author="Kristen Barbour" w:date="2026-07-27T16:33:00Z" w16du:dateUtc="2026-07-27T23:33:00Z">
          <w:pPr>
            <w:pStyle w:val="SourceCode"/>
          </w:pPr>
        </w:pPrChange>
      </w:pPr>
      <w:ins w:id="501" w:author="Kristen Barbour" w:date="2026-07-27T16:34:00Z" w16du:dateUtc="2026-07-27T23:34:00Z">
        <w:r>
          <w:rPr>
            <w:rStyle w:val="VerbatimChar"/>
          </w:rPr>
          <w:t xml:space="preserve">- </w:t>
        </w:r>
      </w:ins>
      <w:ins w:id="502" w:author="Kristen Barbour" w:date="2026-07-27T16:32:00Z" w16du:dateUtc="2026-07-27T23:32:00Z">
        <w:r>
          <w:rPr>
            <w:rStyle w:val="VerbatimChar"/>
          </w:rPr>
          <w:t xml:space="preserve">Occurring </w:t>
        </w:r>
      </w:ins>
      <w:del w:id="503" w:author="Kristen Barbour" w:date="2026-07-27T16:32:00Z" w16du:dateUtc="2026-07-27T23:32:00Z">
        <w:r w:rsidR="00000000" w:rsidDel="002E0C5F">
          <w:rPr>
            <w:rStyle w:val="VerbatimChar"/>
          </w:rPr>
          <w:delText xml:space="preserve">; </w:delText>
        </w:r>
      </w:del>
      <w:r w:rsidR="00000000">
        <w:rPr>
          <w:rStyle w:val="VerbatimChar"/>
        </w:rPr>
        <w:t>about monthly</w:t>
      </w:r>
      <w:del w:id="504" w:author="Kristen Barbour" w:date="2026-07-27T16:32:00Z" w16du:dateUtc="2026-07-27T23:32:00Z">
        <w:r w:rsidR="00000000" w:rsidDel="002E0C5F">
          <w:rPr>
            <w:rStyle w:val="VerbatimChar"/>
          </w:rPr>
          <w:delText>; unresponsive</w:delText>
        </w:r>
      </w:del>
    </w:p>
    <w:p w14:paraId="567485AE" w14:textId="39135F42" w:rsidR="002E0C5F" w:rsidRDefault="00000000" w:rsidP="002E0C5F">
      <w:pPr>
        <w:pStyle w:val="SourceCode"/>
        <w:spacing w:after="0"/>
        <w:rPr>
          <w:ins w:id="505" w:author="Kristen Barbour" w:date="2026-07-27T16:29:00Z" w16du:dateUtc="2026-07-27T23:29:00Z"/>
          <w:rStyle w:val="VerbatimChar"/>
        </w:rPr>
        <w:pPrChange w:id="506" w:author="Kristen Barbour" w:date="2026-07-27T16:33:00Z" w16du:dateUtc="2026-07-27T23:33:00Z">
          <w:pPr>
            <w:pStyle w:val="SourceCode"/>
          </w:pPr>
        </w:pPrChange>
      </w:pPr>
      <w:r>
        <w:br/>
      </w:r>
      <w:ins w:id="507" w:author="Kristen Barbour" w:date="2026-07-27T16:33:00Z" w16du:dateUtc="2026-07-27T23:33:00Z">
        <w:r w:rsidR="002E0C5F">
          <w:rPr>
            <w:rStyle w:val="VerbatimChar"/>
          </w:rPr>
          <w:t xml:space="preserve">- </w:t>
        </w:r>
      </w:ins>
      <w:del w:id="508" w:author="Kristen Barbour" w:date="2026-07-27T16:29:00Z" w16du:dateUtc="2026-07-27T23:29:00Z">
        <w:r w:rsidDel="002E0C5F">
          <w:rPr>
            <w:rStyle w:val="VerbatimChar"/>
          </w:rPr>
          <w:delText xml:space="preserve">  </w:delText>
        </w:r>
      </w:del>
      <w:del w:id="509" w:author="Kristen Barbour" w:date="2026-07-27T16:33:00Z" w16du:dateUtc="2026-07-27T23:33:00Z">
        <w:r w:rsidDel="002E0C5F">
          <w:rPr>
            <w:rStyle w:val="VerbatimChar"/>
          </w:rPr>
          <w:delText xml:space="preserve">- </w:delText>
        </w:r>
      </w:del>
      <w:r>
        <w:rPr>
          <w:rStyle w:val="VerbatimChar"/>
        </w:rPr>
        <w:t>Possible triggers</w:t>
      </w:r>
      <w:ins w:id="510" w:author="Kristen Barbour" w:date="2026-07-27T16:33:00Z" w16du:dateUtc="2026-07-27T23:33:00Z">
        <w:r w:rsidR="002E0C5F">
          <w:rPr>
            <w:rStyle w:val="VerbatimChar"/>
          </w:rPr>
          <w:t xml:space="preserve"> are </w:t>
        </w:r>
      </w:ins>
      <w:del w:id="511" w:author="Kristen Barbour" w:date="2026-07-27T16:33:00Z" w16du:dateUtc="2026-07-27T23:33:00Z">
        <w:r w:rsidDel="002E0C5F">
          <w:rPr>
            <w:rStyle w:val="VerbatimChar"/>
          </w:rPr>
          <w:delText xml:space="preserve">: </w:delText>
        </w:r>
      </w:del>
      <w:r>
        <w:rPr>
          <w:rStyle w:val="VerbatimChar"/>
        </w:rPr>
        <w:t>lack of sleep (before all breakthrough seizures)</w:t>
      </w:r>
      <w:ins w:id="512" w:author="Kristen Barbour" w:date="2026-07-27T16:33:00Z" w16du:dateUtc="2026-07-27T23:33:00Z">
        <w:r w:rsidR="002E0C5F">
          <w:rPr>
            <w:rStyle w:val="VerbatimChar"/>
          </w:rPr>
          <w:t xml:space="preserve">. There were </w:t>
        </w:r>
      </w:ins>
      <w:ins w:id="513" w:author="Kristen Barbour" w:date="2026-07-27T16:29:00Z" w16du:dateUtc="2026-07-27T23:29:00Z">
        <w:r w:rsidR="002E0C5F">
          <w:rPr>
            <w:rStyle w:val="VerbatimChar"/>
          </w:rPr>
          <w:t>no missed doses of medication before seizures</w:t>
        </w:r>
      </w:ins>
      <w:ins w:id="514" w:author="Kristen Barbour" w:date="2026-07-27T16:33:00Z" w16du:dateUtc="2026-07-27T23:33:00Z">
        <w:r w:rsidR="002E0C5F">
          <w:rPr>
            <w:rStyle w:val="VerbatimChar"/>
          </w:rPr>
          <w:t>.</w:t>
        </w:r>
      </w:ins>
    </w:p>
    <w:p w14:paraId="4F4DB731" w14:textId="252A00A3" w:rsidR="002E0C5F" w:rsidRDefault="002E0C5F" w:rsidP="002E0C5F">
      <w:pPr>
        <w:pStyle w:val="SourceCode"/>
        <w:spacing w:after="0"/>
        <w:rPr>
          <w:ins w:id="515" w:author="Kristen Barbour" w:date="2026-07-27T16:29:00Z" w16du:dateUtc="2026-07-27T23:29:00Z"/>
          <w:rStyle w:val="VerbatimChar"/>
        </w:rPr>
        <w:pPrChange w:id="516" w:author="Kristen Barbour" w:date="2026-07-27T16:33:00Z" w16du:dateUtc="2026-07-27T23:33:00Z">
          <w:pPr>
            <w:pStyle w:val="SourceCode"/>
          </w:pPr>
        </w:pPrChange>
      </w:pPr>
      <w:ins w:id="517" w:author="Kristen Barbour" w:date="2026-07-27T16:29:00Z" w16du:dateUtc="2026-07-27T23:29:00Z">
        <w:r>
          <w:rPr>
            <w:rStyle w:val="VerbatimChar"/>
          </w:rPr>
          <w:t>- Seizures are more frequent than last visit</w:t>
        </w:r>
      </w:ins>
    </w:p>
    <w:p w14:paraId="32A75845" w14:textId="3DDCFB36" w:rsidR="0083242D" w:rsidDel="002E0C5F" w:rsidRDefault="002E0C5F" w:rsidP="002E0C5F">
      <w:pPr>
        <w:pStyle w:val="SourceCode"/>
        <w:spacing w:after="0"/>
        <w:rPr>
          <w:del w:id="518" w:author="Kristen Barbour" w:date="2026-07-27T16:30:00Z" w16du:dateUtc="2026-07-27T23:30:00Z"/>
        </w:rPr>
        <w:pPrChange w:id="519" w:author="Kristen Barbour" w:date="2026-07-27T16:33:00Z" w16du:dateUtc="2026-07-27T23:33:00Z">
          <w:pPr>
            <w:pStyle w:val="SourceCode"/>
          </w:pPr>
        </w:pPrChange>
      </w:pPr>
      <w:ins w:id="520" w:author="Kristen Barbour" w:date="2026-07-27T16:29:00Z" w16du:dateUtc="2026-07-27T23:29:00Z">
        <w:r>
          <w:rPr>
            <w:rStyle w:val="VerbatimChar"/>
          </w:rPr>
          <w:t xml:space="preserve">- Last </w:t>
        </w:r>
      </w:ins>
      <w:ins w:id="521" w:author="Kristen Barbour" w:date="2026-07-27T16:30:00Z" w16du:dateUtc="2026-07-27T23:30:00Z">
        <w:r>
          <w:rPr>
            <w:rStyle w:val="VerbatimChar"/>
          </w:rPr>
          <w:t xml:space="preserve">seizure </w:t>
        </w:r>
      </w:ins>
      <w:ins w:id="522" w:author="Kristen Barbour" w:date="2026-07-27T16:28:00Z" w16du:dateUtc="2026-07-27T23:28:00Z">
        <w:r>
          <w:rPr>
            <w:rStyle w:val="VerbatimChar"/>
          </w:rPr>
          <w:t>less than 1 week ago</w:t>
        </w:r>
        <w:r>
          <w:br/>
        </w:r>
        <w:r>
          <w:rPr>
            <w:rStyle w:val="VerbatimChar"/>
          </w:rPr>
          <w:t xml:space="preserve"> </w:t>
        </w:r>
      </w:ins>
    </w:p>
    <w:p w14:paraId="58F230C6" w14:textId="4BC602AB" w:rsidR="0083242D" w:rsidRDefault="00000000" w:rsidP="002E0C5F">
      <w:pPr>
        <w:pStyle w:val="SourceCode"/>
        <w:spacing w:after="0"/>
        <w:pPrChange w:id="523" w:author="Kristen Barbour" w:date="2026-07-27T16:33:00Z" w16du:dateUtc="2026-07-27T23:33:00Z">
          <w:pPr>
            <w:pStyle w:val="FirstParagraph"/>
          </w:pPr>
        </w:pPrChange>
      </w:pPr>
      <w:del w:id="524" w:author="Kristen Barbour" w:date="2026-07-27T16:30:00Z" w16du:dateUtc="2026-07-27T23:30:00Z">
        <w:r w:rsidDel="002E0C5F">
          <w:delText>If duration was not captured, the block says so, since duration is what separates non-urgent from urgent in your thresholds.</w:delText>
        </w:r>
      </w:del>
    </w:p>
    <w:p w14:paraId="5E45F05F" w14:textId="77777777" w:rsidR="0083242D" w:rsidRDefault="00000000">
      <w:pPr>
        <w:pStyle w:val="Heading2"/>
      </w:pPr>
      <w:bookmarkStart w:id="525" w:name="X107301ea5d9c73cf7c2987315cb53528888c772"/>
      <w:r>
        <w:t>3. Using the planned final dose for increases</w:t>
      </w:r>
      <w:bookmarkEnd w:id="525"/>
    </w:p>
    <w:p w14:paraId="3C23618D" w14:textId="77777777" w:rsidR="0083242D" w:rsidRDefault="00000000">
      <w:pPr>
        <w:pStyle w:val="FirstParagraph"/>
      </w:pPr>
      <w:r>
        <w:t>When the plan is to increase and the child is still titrating, increases build off the planned final dose the family reported, not just today's dose. For "end 1 to 2 increases higher," the engine steps up from that planned dose (for example, a child titrating toward 800 mg/day, "end 2 higher," reaches 900 then 1000 mg/day). If no planned final dose was reported, the message holds off on specific numbers and the summary flags it.</w:t>
      </w:r>
    </w:p>
    <w:p w14:paraId="34622D6C" w14:textId="77777777" w:rsidR="0083242D" w:rsidRDefault="00000000">
      <w:pPr>
        <w:pStyle w:val="BodyText"/>
      </w:pPr>
      <w:r>
        <w:t>Please mark up any wording you'd like changed and I'll finalize it in the tool.</w:t>
      </w:r>
    </w:p>
    <w:p w14:paraId="357561D9" w14:textId="6CF77398" w:rsidR="0083242D" w:rsidRDefault="0083242D">
      <w:pPr>
        <w:pStyle w:val="BodyText"/>
      </w:pPr>
    </w:p>
    <w:sectPr w:rsidR="0083242D">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F322BF" w14:textId="77777777" w:rsidR="007459F7" w:rsidRDefault="007459F7">
      <w:pPr>
        <w:spacing w:after="0"/>
      </w:pPr>
      <w:r>
        <w:separator/>
      </w:r>
    </w:p>
  </w:endnote>
  <w:endnote w:type="continuationSeparator" w:id="0">
    <w:p w14:paraId="5EAF712F" w14:textId="77777777" w:rsidR="007459F7" w:rsidRDefault="007459F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20BD1" w14:textId="77777777" w:rsidR="00AA7C1F" w:rsidRDefault="00AA7C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41087" w14:textId="77777777" w:rsidR="00AA7C1F" w:rsidRDefault="00AA7C1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8633E" w14:textId="77777777" w:rsidR="00AA7C1F" w:rsidRDefault="00AA7C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895980" w14:textId="77777777" w:rsidR="007459F7" w:rsidRDefault="007459F7">
      <w:r>
        <w:separator/>
      </w:r>
    </w:p>
  </w:footnote>
  <w:footnote w:type="continuationSeparator" w:id="0">
    <w:p w14:paraId="789BA541" w14:textId="77777777" w:rsidR="007459F7" w:rsidRDefault="007459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9457E" w14:textId="77777777" w:rsidR="00AA7C1F" w:rsidRDefault="00AA7C1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64C6E" w14:textId="77777777" w:rsidR="00AA7C1F" w:rsidRDefault="00AA7C1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BE99A" w14:textId="77777777" w:rsidR="00AA7C1F" w:rsidRDefault="00AA7C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3EBAE5C6"/>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abstractNum w:abstractNumId="1" w15:restartNumberingAfterBreak="0">
    <w:nsid w:val="2C1AE401"/>
    <w:multiLevelType w:val="multilevel"/>
    <w:tmpl w:val="FDFC77D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376E3609"/>
    <w:multiLevelType w:val="hybridMultilevel"/>
    <w:tmpl w:val="5B34550C"/>
    <w:lvl w:ilvl="0" w:tplc="0D8AC8E4">
      <w:start w:val="8"/>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53400416">
    <w:abstractNumId w:val="1"/>
  </w:num>
  <w:num w:numId="2" w16cid:durableId="118567984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2564064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risten Barbour">
    <w15:presenceInfo w15:providerId="Windows Live" w15:userId="5ebe5737dbec447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B08D9"/>
    <w:rsid w:val="000F4484"/>
    <w:rsid w:val="00222352"/>
    <w:rsid w:val="002E0C5F"/>
    <w:rsid w:val="002F6F01"/>
    <w:rsid w:val="00422D8D"/>
    <w:rsid w:val="00432365"/>
    <w:rsid w:val="004E29B3"/>
    <w:rsid w:val="0050452D"/>
    <w:rsid w:val="00570417"/>
    <w:rsid w:val="00590D07"/>
    <w:rsid w:val="005D5C36"/>
    <w:rsid w:val="007459F7"/>
    <w:rsid w:val="007642B5"/>
    <w:rsid w:val="00784D58"/>
    <w:rsid w:val="0083242D"/>
    <w:rsid w:val="008D6863"/>
    <w:rsid w:val="00A64764"/>
    <w:rsid w:val="00A915E4"/>
    <w:rsid w:val="00AA7C1F"/>
    <w:rsid w:val="00B86B75"/>
    <w:rsid w:val="00BC48D5"/>
    <w:rsid w:val="00C36279"/>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67AB6"/>
  <w15:docId w15:val="{D34BCE5A-4619-044D-9682-174897B7B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AA7C1F"/>
    <w:pPr>
      <w:tabs>
        <w:tab w:val="center" w:pos="4680"/>
        <w:tab w:val="right" w:pos="9360"/>
      </w:tabs>
      <w:spacing w:after="0"/>
    </w:pPr>
  </w:style>
  <w:style w:type="character" w:customStyle="1" w:styleId="HeaderChar">
    <w:name w:val="Header Char"/>
    <w:basedOn w:val="DefaultParagraphFont"/>
    <w:link w:val="Header"/>
    <w:rsid w:val="00AA7C1F"/>
  </w:style>
  <w:style w:type="paragraph" w:styleId="Footer">
    <w:name w:val="footer"/>
    <w:basedOn w:val="Normal"/>
    <w:link w:val="FooterChar"/>
    <w:rsid w:val="00AA7C1F"/>
    <w:pPr>
      <w:tabs>
        <w:tab w:val="center" w:pos="4680"/>
        <w:tab w:val="right" w:pos="9360"/>
      </w:tabs>
      <w:spacing w:after="0"/>
    </w:pPr>
  </w:style>
  <w:style w:type="character" w:customStyle="1" w:styleId="FooterChar">
    <w:name w:val="Footer Char"/>
    <w:basedOn w:val="DefaultParagraphFont"/>
    <w:link w:val="Footer"/>
    <w:rsid w:val="00AA7C1F"/>
  </w:style>
  <w:style w:type="paragraph" w:styleId="Revision">
    <w:name w:val="Revision"/>
    <w:hidden/>
    <w:rsid w:val="00AA7C1F"/>
    <w:pPr>
      <w:spacing w:after="0"/>
    </w:pPr>
  </w:style>
  <w:style w:type="table" w:styleId="TableGrid">
    <w:name w:val="Table Grid"/>
    <w:basedOn w:val="TableNormal"/>
    <w:rsid w:val="007642B5"/>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2438</Words>
  <Characters>12046</Characters>
  <Application>Microsoft Office Word</Application>
  <DocSecurity>0</DocSecurity>
  <Lines>261</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
  <cp:revision>2</cp:revision>
  <dcterms:created xsi:type="dcterms:W3CDTF">2026-07-27T23:35:00Z</dcterms:created>
  <dcterms:modified xsi:type="dcterms:W3CDTF">2026-07-27T23:35:00Z</dcterms:modified>
</cp:coreProperties>
</file>